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F4586" w14:textId="1B1D0BFC" w:rsidR="00F54740" w:rsidRDefault="009C5B08" w:rsidP="009C5B08">
      <w:pPr>
        <w:pStyle w:val="a3"/>
        <w:rPr>
          <w:ins w:id="0" w:author="studentcoll" w:date="2026-10-09T14:07:00Z"/>
        </w:rPr>
      </w:pPr>
      <w:r>
        <w:t>Самостоятельная работа по техническому регулированию в ИКТ</w:t>
      </w:r>
      <w:r>
        <w:br/>
      </w:r>
      <w:r>
        <w:br/>
      </w:r>
      <w:r>
        <w:br/>
        <w:t>Часть А. Теоретический тест</w:t>
      </w:r>
      <w:r>
        <w:br/>
        <w:t>Выберите один правильный вариант.</w:t>
      </w:r>
      <w:r>
        <w:br/>
      </w:r>
      <w:r>
        <w:br/>
        <w:t>А1. Какой документ обязателен для всех участников рынка?</w:t>
      </w:r>
      <w:r>
        <w:br/>
      </w:r>
      <w:r>
        <w:br/>
        <w:t>· а) ГОСТ Р</w:t>
      </w:r>
      <w:ins w:id="1" w:author="studentcoll" w:date="2026-10-09T13:48:00Z">
        <w:r w:rsidR="005F7401">
          <w:t xml:space="preserve"> </w:t>
        </w:r>
      </w:ins>
      <w:r>
        <w:br/>
        <w:t>· б) Технический регламент</w:t>
      </w:r>
      <w:ins w:id="2" w:author="studentcoll" w:date="2026-10-09T13:48:00Z">
        <w:r w:rsidR="005F7401">
          <w:t xml:space="preserve"> +</w:t>
        </w:r>
      </w:ins>
      <w:r>
        <w:br/>
        <w:t>· в) СТО</w:t>
      </w:r>
      <w:r>
        <w:br/>
        <w:t>· г) ТУ</w:t>
      </w:r>
      <w:r>
        <w:br/>
      </w:r>
      <w:r>
        <w:br/>
        <w:t>А2. Что такое ОКС?</w:t>
      </w:r>
      <w:r>
        <w:br/>
      </w:r>
      <w:r>
        <w:br/>
        <w:t>· а) Общероссийский классификатор стандартов</w:t>
      </w:r>
      <w:ins w:id="3" w:author="studentcoll" w:date="2026-10-09T13:48:00Z">
        <w:r w:rsidR="005F7401">
          <w:t xml:space="preserve"> +</w:t>
        </w:r>
      </w:ins>
      <w:r>
        <w:br/>
        <w:t>· б) Общероссийский классификатор продукции</w:t>
      </w:r>
      <w:r>
        <w:br/>
        <w:t>· в) Орган по контролю стандартов</w:t>
      </w:r>
      <w:r>
        <w:br/>
        <w:t>· г) Основной комплект схем</w:t>
      </w:r>
      <w:r>
        <w:br/>
      </w:r>
      <w:r>
        <w:br/>
        <w:t>А3. ГОСТ 34.601-90 регламентирует:</w:t>
      </w:r>
      <w:r>
        <w:br/>
      </w:r>
      <w:r>
        <w:br/>
        <w:t>· а) стадии разработки ПО</w:t>
      </w:r>
      <w:ins w:id="4" w:author="studentcoll" w:date="2026-10-09T13:48:00Z">
        <w:r w:rsidR="005F7401">
          <w:t xml:space="preserve"> </w:t>
        </w:r>
      </w:ins>
      <w:r>
        <w:br/>
        <w:t>· б) стадии создания автоматизированных систем</w:t>
      </w:r>
      <w:ins w:id="5" w:author="studentcoll" w:date="2026-10-09T13:48:00Z">
        <w:r w:rsidR="005F7401">
          <w:t xml:space="preserve"> +</w:t>
        </w:r>
      </w:ins>
      <w:r>
        <w:br/>
        <w:t>· в) структуру ТУ</w:t>
      </w:r>
      <w:r>
        <w:br/>
        <w:t>· г) правила маркировки</w:t>
      </w:r>
      <w:r>
        <w:br/>
      </w:r>
      <w:r>
        <w:br/>
        <w:t>А4. Какой стандарт устанавливает стадии разработки программ?</w:t>
      </w:r>
      <w:r>
        <w:br/>
      </w:r>
      <w:r>
        <w:br/>
        <w:t>· а) ГОСТ 34.602</w:t>
      </w:r>
      <w:r>
        <w:br/>
        <w:t>· б) ГОСТ 19.102-77</w:t>
      </w:r>
      <w:ins w:id="6" w:author="studentcoll" w:date="2026-10-09T13:48:00Z">
        <w:r w:rsidR="005F7401">
          <w:t xml:space="preserve"> +</w:t>
        </w:r>
      </w:ins>
      <w:r>
        <w:br/>
        <w:t>· в) ГОСТ 2.104</w:t>
      </w:r>
      <w:r>
        <w:br/>
        <w:t>· г) ГОСТ 8.417</w:t>
      </w:r>
      <w:r>
        <w:br/>
      </w:r>
      <w:r>
        <w:br/>
        <w:t>А5. Схема декларирования 3д применяется для:</w:t>
      </w:r>
      <w:r>
        <w:br/>
      </w:r>
      <w:r>
        <w:br/>
        <w:t>· а) партии товара</w:t>
      </w:r>
      <w:r>
        <w:br/>
        <w:t>· б) серийного выпуска</w:t>
      </w:r>
      <w:ins w:id="7" w:author="studentcoll" w:date="2026-10-09T13:49:00Z">
        <w:r w:rsidR="005F7401">
          <w:t xml:space="preserve"> +</w:t>
        </w:r>
      </w:ins>
      <w:r>
        <w:br/>
        <w:t>· в) единичного изделия</w:t>
      </w:r>
      <w:r>
        <w:br/>
        <w:t>· г) импортной продукции разово</w:t>
      </w:r>
      <w:r>
        <w:br/>
      </w:r>
      <w:r>
        <w:br/>
        <w:t>А6. Знак ЕАС подтверждает соответствие:</w:t>
      </w:r>
      <w:r>
        <w:br/>
      </w:r>
      <w:r>
        <w:br/>
        <w:t>· а) только российским ГОСТам</w:t>
      </w:r>
      <w:r>
        <w:br/>
        <w:t>· б) техническим регламентам ЕАЭС</w:t>
      </w:r>
      <w:ins w:id="8" w:author="studentcoll" w:date="2026-10-09T13:49:00Z">
        <w:r w:rsidR="005F7401">
          <w:t xml:space="preserve"> +</w:t>
        </w:r>
      </w:ins>
      <w:r>
        <w:br/>
        <w:t>· в) международным стандартам ISO</w:t>
      </w:r>
      <w:r>
        <w:br/>
        <w:t xml:space="preserve">· г) требованиям </w:t>
      </w:r>
      <w:proofErr w:type="spellStart"/>
      <w:r>
        <w:t>Росаккредитации</w:t>
      </w:r>
      <w:proofErr w:type="spellEnd"/>
      <w:r>
        <w:br/>
      </w:r>
      <w:r>
        <w:br/>
        <w:t>А7. Что такое аккредитация?</w:t>
      </w:r>
      <w:r>
        <w:br/>
      </w:r>
      <w:r>
        <w:br/>
        <w:t>· а) выдача сертификата</w:t>
      </w:r>
      <w:r>
        <w:br/>
        <w:t>· б) официальное признание компетентности органа</w:t>
      </w:r>
      <w:ins w:id="9" w:author="studentcoll" w:date="2026-10-09T13:49:00Z">
        <w:r w:rsidR="005F7401">
          <w:t xml:space="preserve"> +</w:t>
        </w:r>
      </w:ins>
      <w:r>
        <w:br/>
      </w:r>
      <w:r>
        <w:lastRenderedPageBreak/>
        <w:t>· в) проверка продукции</w:t>
      </w:r>
      <w:r>
        <w:br/>
        <w:t>· г) регистрация декларации</w:t>
      </w:r>
      <w:r>
        <w:br/>
      </w:r>
      <w:r>
        <w:br/>
        <w:t>А8. ГОСТ 19.201-78 — это:</w:t>
      </w:r>
      <w:r>
        <w:br/>
      </w:r>
      <w:r>
        <w:br/>
        <w:t>· а) Руководство оператора</w:t>
      </w:r>
      <w:r>
        <w:br/>
        <w:t>· б) Техническое задание</w:t>
      </w:r>
      <w:ins w:id="10" w:author="studentcoll" w:date="2026-10-09T13:49:00Z">
        <w:r w:rsidR="005F7401">
          <w:t xml:space="preserve"> +</w:t>
        </w:r>
      </w:ins>
      <w:r>
        <w:br/>
        <w:t>· в) Текст программы</w:t>
      </w:r>
      <w:r>
        <w:br/>
        <w:t>· г) Пояснительная записка</w:t>
      </w:r>
      <w:r>
        <w:br/>
      </w:r>
      <w:r>
        <w:br/>
        <w:t>А9. В шифре «ГОСТ Р 54872-2011» число 2011 означает:</w:t>
      </w:r>
      <w:r>
        <w:br/>
      </w:r>
      <w:r>
        <w:br/>
        <w:t>· а) номер стандарта</w:t>
      </w:r>
      <w:r>
        <w:br/>
        <w:t>· б) год утверждения</w:t>
      </w:r>
      <w:ins w:id="11" w:author="studentcoll" w:date="2026-10-09T13:49:00Z">
        <w:r w:rsidR="005F7401">
          <w:t xml:space="preserve"> +</w:t>
        </w:r>
      </w:ins>
      <w:r>
        <w:br/>
        <w:t>· в) код ОКС</w:t>
      </w:r>
      <w:r>
        <w:br/>
        <w:t>· г) количество страниц</w:t>
      </w:r>
      <w:r>
        <w:br/>
      </w:r>
      <w:r>
        <w:br/>
        <w:t>А10. Параметрический ряд — это:</w:t>
      </w:r>
      <w:r>
        <w:br/>
      </w:r>
      <w:r>
        <w:br/>
        <w:t>· а) список ГОСТов</w:t>
      </w:r>
      <w:r>
        <w:br/>
        <w:t>· б) упорядоченная совокупность числовых значений параметров</w:t>
      </w:r>
      <w:ins w:id="12" w:author="studentcoll" w:date="2026-10-09T13:49:00Z">
        <w:r w:rsidR="005F7401">
          <w:t xml:space="preserve"> +</w:t>
        </w:r>
      </w:ins>
      <w:r>
        <w:br/>
        <w:t>· в) перечень сертификатов</w:t>
      </w:r>
      <w:r>
        <w:br/>
        <w:t>· г) иерархия стандартов</w:t>
      </w:r>
      <w:r>
        <w:br/>
      </w:r>
      <w:r>
        <w:br/>
        <w:t>---</w:t>
      </w:r>
      <w:r>
        <w:br/>
      </w:r>
      <w:r>
        <w:br/>
        <w:t>Часть Б. Терминологический диктант</w:t>
      </w:r>
      <w:r>
        <w:br/>
      </w:r>
      <w:r>
        <w:br/>
        <w:t xml:space="preserve">Дайте определение. </w:t>
      </w:r>
      <w:r>
        <w:br/>
      </w:r>
      <w:r>
        <w:br/>
        <w:t>1. Декларация о соответствии —</w:t>
      </w:r>
      <w:ins w:id="13" w:author="studentcoll" w:date="2026-10-09T13:49:00Z">
        <w:r w:rsidR="005F7401">
          <w:t xml:space="preserve"> </w:t>
        </w:r>
      </w:ins>
      <w:ins w:id="14" w:author="studentcoll" w:date="2026-10-09T13:52:00Z">
        <w:r w:rsidR="005F7401">
          <w:t>изготовитель</w:t>
        </w:r>
      </w:ins>
      <w:ins w:id="15" w:author="studentcoll" w:date="2026-10-09T13:50:00Z">
        <w:r w:rsidR="005F7401">
          <w:t xml:space="preserve"> удостоверяет что продукция </w:t>
        </w:r>
      </w:ins>
      <w:ins w:id="16" w:author="studentcoll" w:date="2026-10-09T13:52:00Z">
        <w:r w:rsidR="005F7401">
          <w:t>соответствует</w:t>
        </w:r>
      </w:ins>
      <w:ins w:id="17" w:author="studentcoll" w:date="2026-10-09T13:50:00Z">
        <w:r w:rsidR="005F7401">
          <w:t xml:space="preserve"> требованиям несет </w:t>
        </w:r>
      </w:ins>
      <w:ins w:id="18" w:author="studentcoll" w:date="2026-10-09T13:52:00Z">
        <w:r w:rsidR="005F7401">
          <w:t>ответственность</w:t>
        </w:r>
      </w:ins>
      <w:ins w:id="19" w:author="studentcoll" w:date="2026-10-09T13:51:00Z">
        <w:r w:rsidR="005F7401">
          <w:t xml:space="preserve"> за свое утверждение </w:t>
        </w:r>
      </w:ins>
      <w:r>
        <w:br/>
        <w:t>2. Сертификат соответствия —</w:t>
      </w:r>
      <w:ins w:id="20" w:author="studentcoll" w:date="2026-10-09T13:52:00Z">
        <w:r w:rsidR="005F7401">
          <w:t>удостоверение о</w:t>
        </w:r>
      </w:ins>
      <w:ins w:id="21" w:author="studentcoll" w:date="2026-10-09T13:51:00Z">
        <w:r w:rsidR="005F7401">
          <w:t xml:space="preserve"> </w:t>
        </w:r>
      </w:ins>
      <w:ins w:id="22" w:author="studentcoll" w:date="2026-10-09T13:52:00Z">
        <w:r w:rsidR="005F7401">
          <w:t>соответствии</w:t>
        </w:r>
      </w:ins>
      <w:ins w:id="23" w:author="studentcoll" w:date="2026-10-09T13:51:00Z">
        <w:r w:rsidR="005F7401">
          <w:t xml:space="preserve"> </w:t>
        </w:r>
      </w:ins>
      <w:ins w:id="24" w:author="studentcoll" w:date="2026-10-09T13:52:00Z">
        <w:r w:rsidR="005F7401">
          <w:t>объекта</w:t>
        </w:r>
      </w:ins>
      <w:ins w:id="25" w:author="studentcoll" w:date="2026-10-09T13:51:00Z">
        <w:r w:rsidR="005F7401">
          <w:t xml:space="preserve"> тех требованиям регламента </w:t>
        </w:r>
      </w:ins>
      <w:ins w:id="26" w:author="studentcoll" w:date="2026-10-09T13:52:00Z">
        <w:r w:rsidR="005F7401">
          <w:t>стандартов</w:t>
        </w:r>
      </w:ins>
      <w:ins w:id="27" w:author="studentcoll" w:date="2026-10-09T13:51:00Z">
        <w:r w:rsidR="005F7401">
          <w:t xml:space="preserve"> или условия договоров </w:t>
        </w:r>
      </w:ins>
      <w:r>
        <w:br/>
        <w:t>3. Заявитель —</w:t>
      </w:r>
      <w:ins w:id="28" w:author="studentcoll" w:date="2026-10-09T13:52:00Z">
        <w:r w:rsidR="005F7401">
          <w:t xml:space="preserve"> </w:t>
        </w:r>
        <w:proofErr w:type="spellStart"/>
        <w:r w:rsidR="005F7401">
          <w:t>физ</w:t>
        </w:r>
        <w:proofErr w:type="spellEnd"/>
        <w:r w:rsidR="005F7401">
          <w:t xml:space="preserve"> или юр лицо обратившееся за подтверждением соответствия продукции установленным требованиям </w:t>
        </w:r>
      </w:ins>
      <w:r>
        <w:br/>
        <w:t>4. Схема подтверждения соответствия —</w:t>
      </w:r>
      <w:ins w:id="29" w:author="studentcoll" w:date="2026-10-09T13:53:00Z">
        <w:r w:rsidR="005F7401">
          <w:t xml:space="preserve"> порядок действий </w:t>
        </w:r>
      </w:ins>
      <w:ins w:id="30" w:author="studentcoll" w:date="2026-10-09T13:54:00Z">
        <w:r w:rsidR="005F7401">
          <w:t xml:space="preserve">участников подтверждения соответствия применяемых </w:t>
        </w:r>
      </w:ins>
      <w:ins w:id="31" w:author="studentcoll" w:date="2026-10-09T13:55:00Z">
        <w:r w:rsidR="005F7401">
          <w:t xml:space="preserve">для признания </w:t>
        </w:r>
      </w:ins>
      <w:ins w:id="32" w:author="studentcoll" w:date="2026-10-09T14:02:00Z">
        <w:r w:rsidR="00F54740">
          <w:t>соответствия</w:t>
        </w:r>
      </w:ins>
      <w:ins w:id="33" w:author="studentcoll" w:date="2026-10-09T13:55:00Z">
        <w:r w:rsidR="005F7401">
          <w:t xml:space="preserve"> продукции </w:t>
        </w:r>
      </w:ins>
      <w:ins w:id="34" w:author="studentcoll" w:date="2026-10-09T14:02:00Z">
        <w:r w:rsidR="00F54740">
          <w:t>установленных</w:t>
        </w:r>
      </w:ins>
      <w:ins w:id="35" w:author="studentcoll" w:date="2026-10-09T13:55:00Z">
        <w:r w:rsidR="005F7401">
          <w:t xml:space="preserve"> требованиям </w:t>
        </w:r>
      </w:ins>
      <w:r>
        <w:br/>
        <w:t>5. Аккредитация —</w:t>
      </w:r>
      <w:ins w:id="36" w:author="studentcoll" w:date="2026-10-09T13:55:00Z">
        <w:r w:rsidR="005F7401">
          <w:t xml:space="preserve"> </w:t>
        </w:r>
      </w:ins>
      <w:ins w:id="37" w:author="studentcoll" w:date="2026-10-09T13:57:00Z">
        <w:r w:rsidR="005F7401">
          <w:t>официальное</w:t>
        </w:r>
      </w:ins>
      <w:ins w:id="38" w:author="studentcoll" w:date="2026-10-09T13:55:00Z">
        <w:r w:rsidR="005F7401">
          <w:t xml:space="preserve"> признание </w:t>
        </w:r>
      </w:ins>
      <w:ins w:id="39" w:author="studentcoll" w:date="2026-10-09T13:56:00Z">
        <w:r w:rsidR="005F7401">
          <w:t xml:space="preserve">органом по </w:t>
        </w:r>
      </w:ins>
      <w:ins w:id="40" w:author="studentcoll" w:date="2026-10-09T13:57:00Z">
        <w:r w:rsidR="005F7401">
          <w:t>аккредитации</w:t>
        </w:r>
      </w:ins>
      <w:ins w:id="41" w:author="studentcoll" w:date="2026-10-09T13:56:00Z">
        <w:r w:rsidR="005F7401">
          <w:t xml:space="preserve"> компетентности </w:t>
        </w:r>
        <w:proofErr w:type="spellStart"/>
        <w:r w:rsidR="005F7401">
          <w:t>физ</w:t>
        </w:r>
        <w:proofErr w:type="spellEnd"/>
        <w:r w:rsidR="005F7401">
          <w:t xml:space="preserve"> или юр </w:t>
        </w:r>
      </w:ins>
      <w:ins w:id="42" w:author="studentcoll" w:date="2026-10-09T13:57:00Z">
        <w:r w:rsidR="005F7401">
          <w:t>лица выполнять</w:t>
        </w:r>
      </w:ins>
      <w:ins w:id="43" w:author="studentcoll" w:date="2026-10-09T13:56:00Z">
        <w:r w:rsidR="005F7401">
          <w:t xml:space="preserve"> работы в </w:t>
        </w:r>
      </w:ins>
      <w:ins w:id="44" w:author="studentcoll" w:date="2026-10-09T13:57:00Z">
        <w:r w:rsidR="005F7401">
          <w:t>определённой</w:t>
        </w:r>
      </w:ins>
      <w:ins w:id="45" w:author="studentcoll" w:date="2026-10-09T13:56:00Z">
        <w:r w:rsidR="005F7401">
          <w:t xml:space="preserve"> области оценки </w:t>
        </w:r>
      </w:ins>
      <w:ins w:id="46" w:author="studentcoll" w:date="2026-10-09T13:57:00Z">
        <w:r w:rsidR="005F7401">
          <w:t>соответствия</w:t>
        </w:r>
      </w:ins>
      <w:ins w:id="47" w:author="studentcoll" w:date="2026-10-09T13:56:00Z">
        <w:r w:rsidR="005F7401">
          <w:t xml:space="preserve"> </w:t>
        </w:r>
      </w:ins>
      <w:r>
        <w:br/>
        <w:t>6. Унификация —</w:t>
      </w:r>
      <w:ins w:id="48" w:author="studentcoll" w:date="2026-10-09T14:01:00Z">
        <w:r w:rsidR="00F54740">
          <w:t>приведение</w:t>
        </w:r>
      </w:ins>
      <w:ins w:id="49" w:author="studentcoll" w:date="2026-10-09T13:57:00Z">
        <w:r w:rsidR="005F7401">
          <w:t xml:space="preserve"> </w:t>
        </w:r>
      </w:ins>
      <w:ins w:id="50" w:author="studentcoll" w:date="2026-10-09T14:01:00Z">
        <w:r w:rsidR="00F54740">
          <w:t>объектов</w:t>
        </w:r>
      </w:ins>
      <w:ins w:id="51" w:author="studentcoll" w:date="2026-10-09T13:57:00Z">
        <w:r w:rsidR="005F7401">
          <w:t xml:space="preserve"> к единой форме системе типу </w:t>
        </w:r>
      </w:ins>
      <w:ins w:id="52" w:author="studentcoll" w:date="2026-10-09T14:01:00Z">
        <w:r w:rsidR="00F54740">
          <w:t>оправданного</w:t>
        </w:r>
      </w:ins>
      <w:ins w:id="53" w:author="studentcoll" w:date="2026-10-09T13:57:00Z">
        <w:r w:rsidR="005F7401">
          <w:t xml:space="preserve"> многообразия и обеспечения взаимозаменяемости </w:t>
        </w:r>
      </w:ins>
      <w:r>
        <w:br/>
        <w:t>7. Технические условия (ТУ) —</w:t>
      </w:r>
      <w:ins w:id="54" w:author="studentcoll" w:date="2026-10-09T14:00:00Z">
        <w:r w:rsidR="00F54740">
          <w:t>установление</w:t>
        </w:r>
      </w:ins>
      <w:ins w:id="55" w:author="studentcoll" w:date="2026-10-09T13:58:00Z">
        <w:r w:rsidR="00F54740">
          <w:t xml:space="preserve"> тех требований </w:t>
        </w:r>
      </w:ins>
      <w:ins w:id="56" w:author="studentcoll" w:date="2026-10-09T14:00:00Z">
        <w:r w:rsidR="00F54740">
          <w:t>которым</w:t>
        </w:r>
      </w:ins>
      <w:ins w:id="57" w:author="studentcoll" w:date="2026-10-09T13:58:00Z">
        <w:r w:rsidR="00F54740">
          <w:t xml:space="preserve"> должна </w:t>
        </w:r>
      </w:ins>
      <w:ins w:id="58" w:author="studentcoll" w:date="2026-10-09T14:01:00Z">
        <w:r w:rsidR="00F54740">
          <w:t>удовлетворить</w:t>
        </w:r>
      </w:ins>
      <w:ins w:id="59" w:author="studentcoll" w:date="2026-10-09T13:58:00Z">
        <w:r w:rsidR="00F54740">
          <w:t xml:space="preserve"> конкретная продукция  и </w:t>
        </w:r>
      </w:ins>
      <w:ins w:id="60" w:author="studentcoll" w:date="2026-10-09T14:00:00Z">
        <w:r w:rsidR="00F54740">
          <w:t>содержавших</w:t>
        </w:r>
      </w:ins>
      <w:ins w:id="61" w:author="studentcoll" w:date="2026-10-09T13:58:00Z">
        <w:r w:rsidR="00F54740">
          <w:t xml:space="preserve"> </w:t>
        </w:r>
      </w:ins>
      <w:ins w:id="62" w:author="studentcoll" w:date="2026-10-09T13:59:00Z">
        <w:r w:rsidR="00F54740">
          <w:t xml:space="preserve">метод </w:t>
        </w:r>
      </w:ins>
      <w:ins w:id="63" w:author="studentcoll" w:date="2026-10-09T14:00:00Z">
        <w:r w:rsidR="00F54740">
          <w:t>контроля</w:t>
        </w:r>
      </w:ins>
      <w:ins w:id="64" w:author="studentcoll" w:date="2026-10-09T13:59:00Z">
        <w:r w:rsidR="00F54740">
          <w:t xml:space="preserve"> качества  </w:t>
        </w:r>
      </w:ins>
      <w:ins w:id="65" w:author="studentcoll" w:date="2026-10-09T14:01:00Z">
        <w:r w:rsidR="00F54740">
          <w:t>разрабатывается</w:t>
        </w:r>
      </w:ins>
      <w:ins w:id="66" w:author="studentcoll" w:date="2026-10-09T13:59:00Z">
        <w:r w:rsidR="00F54740">
          <w:t xml:space="preserve"> изготовителем  при </w:t>
        </w:r>
      </w:ins>
      <w:ins w:id="67" w:author="studentcoll" w:date="2026-10-09T14:01:00Z">
        <w:r w:rsidR="00F54740">
          <w:t>отсутствии</w:t>
        </w:r>
      </w:ins>
      <w:ins w:id="68" w:author="studentcoll" w:date="2026-10-09T13:59:00Z">
        <w:r w:rsidR="00F54740">
          <w:t xml:space="preserve"> </w:t>
        </w:r>
      </w:ins>
      <w:ins w:id="69" w:author="studentcoll" w:date="2026-10-09T14:01:00Z">
        <w:r w:rsidR="00F54740">
          <w:t>применимого</w:t>
        </w:r>
      </w:ins>
      <w:ins w:id="70" w:author="studentcoll" w:date="2026-10-09T13:59:00Z">
        <w:r w:rsidR="00F54740">
          <w:t xml:space="preserve"> ГОСТ </w:t>
        </w:r>
      </w:ins>
      <w:r>
        <w:br/>
        <w:t>8. ЕСПД —</w:t>
      </w:r>
      <w:ins w:id="71" w:author="studentcoll" w:date="2026-10-09T13:59:00Z">
        <w:r w:rsidR="00F54740">
          <w:t xml:space="preserve"> единая система</w:t>
        </w:r>
      </w:ins>
      <w:ins w:id="72" w:author="studentcoll" w:date="2026-10-09T14:00:00Z">
        <w:r w:rsidR="00F54740">
          <w:t xml:space="preserve"> </w:t>
        </w:r>
      </w:ins>
      <w:ins w:id="73" w:author="studentcoll" w:date="2026-10-09T14:01:00Z">
        <w:r w:rsidR="00F54740">
          <w:t>программное</w:t>
        </w:r>
      </w:ins>
      <w:ins w:id="74" w:author="studentcoll" w:date="2026-10-09T14:00:00Z">
        <w:r w:rsidR="00F54740">
          <w:t xml:space="preserve"> документации – </w:t>
        </w:r>
      </w:ins>
      <w:ins w:id="75" w:author="studentcoll" w:date="2026-10-09T14:01:00Z">
        <w:r w:rsidR="00F54740">
          <w:t>комплекс</w:t>
        </w:r>
      </w:ins>
      <w:ins w:id="76" w:author="studentcoll" w:date="2026-10-09T14:00:00Z">
        <w:r w:rsidR="00F54740">
          <w:t xml:space="preserve"> </w:t>
        </w:r>
        <w:proofErr w:type="spellStart"/>
        <w:r w:rsidR="00F54740">
          <w:t>гос</w:t>
        </w:r>
        <w:proofErr w:type="spellEnd"/>
        <w:r w:rsidR="00F54740">
          <w:t xml:space="preserve"> стандартов </w:t>
        </w:r>
        <w:proofErr w:type="spellStart"/>
        <w:r w:rsidR="00F54740">
          <w:t>реглам</w:t>
        </w:r>
      </w:ins>
      <w:ins w:id="77" w:author="studentcoll" w:date="2026-10-09T14:02:00Z">
        <w:r w:rsidR="00F54740">
          <w:t>ентируюших</w:t>
        </w:r>
        <w:proofErr w:type="spellEnd"/>
        <w:r w:rsidR="00F54740">
          <w:t xml:space="preserve"> состав </w:t>
        </w:r>
        <w:proofErr w:type="spellStart"/>
        <w:r w:rsidR="00F54740">
          <w:t>стрвук</w:t>
        </w:r>
      </w:ins>
      <w:ins w:id="78" w:author="studentcoll" w:date="2026-10-09T14:03:00Z">
        <w:r w:rsidR="00F54740">
          <w:t>туру</w:t>
        </w:r>
        <w:proofErr w:type="spellEnd"/>
        <w:r w:rsidR="00F54740">
          <w:t xml:space="preserve"> и правила оформления программной документации </w:t>
        </w:r>
      </w:ins>
      <w:r>
        <w:br/>
      </w:r>
      <w:r>
        <w:br/>
      </w:r>
      <w:r>
        <w:br/>
        <w:t>---</w:t>
      </w:r>
      <w:r>
        <w:br/>
      </w:r>
      <w:r>
        <w:br/>
      </w:r>
      <w:r>
        <w:lastRenderedPageBreak/>
        <w:t xml:space="preserve">Часть В. Практические задания </w:t>
      </w:r>
      <w:r>
        <w:br/>
        <w:t xml:space="preserve"> </w:t>
      </w:r>
      <w:r>
        <w:br/>
        <w:t>Задание В1 Классификация стандартов</w:t>
      </w:r>
      <w:r>
        <w:br/>
      </w:r>
      <w:r>
        <w:br/>
        <w:t>Соотнесите стандарт с его видом. Заполните таблицу:</w:t>
      </w:r>
      <w:r>
        <w:br/>
      </w:r>
      <w:r>
        <w:br/>
        <w:t>Стандарт Вид стандарта (основополагающий / на продукцию / на процессы / на методы испытаний)</w:t>
      </w:r>
      <w:r>
        <w:br/>
        <w:t xml:space="preserve">ГОСТ Р 54872-2011 «ИКТ. Термины» </w:t>
      </w:r>
      <w:ins w:id="79" w:author="studentcoll" w:date="2026-10-09T14:10:00Z">
        <w:r w:rsidR="001A662F">
          <w:t xml:space="preserve"> - </w:t>
        </w:r>
        <w:proofErr w:type="spellStart"/>
        <w:r w:rsidR="001A662F">
          <w:t>основопологающий</w:t>
        </w:r>
        <w:proofErr w:type="spellEnd"/>
        <w:r w:rsidR="001A662F">
          <w:t xml:space="preserve"> </w:t>
        </w:r>
      </w:ins>
      <w:ins w:id="80" w:author="studentcoll" w:date="2026-10-09T14:11:00Z">
        <w:r w:rsidR="001A662F">
          <w:t xml:space="preserve">терминологический </w:t>
        </w:r>
      </w:ins>
      <w:r>
        <w:br/>
        <w:t xml:space="preserve">ГОСТ 19.102-77 </w:t>
      </w:r>
      <w:ins w:id="81" w:author="studentcoll" w:date="2026-10-09T14:10:00Z">
        <w:r w:rsidR="001A662F">
          <w:t xml:space="preserve">– на процессы разработки </w:t>
        </w:r>
        <w:proofErr w:type="spellStart"/>
        <w:r w:rsidR="001A662F">
          <w:t>програм</w:t>
        </w:r>
        <w:proofErr w:type="spellEnd"/>
        <w:r w:rsidR="001A662F">
          <w:t xml:space="preserve"> </w:t>
        </w:r>
      </w:ins>
      <w:r>
        <w:br/>
        <w:t xml:space="preserve">ГОСТ 34.601-90 </w:t>
      </w:r>
      <w:ins w:id="82" w:author="studentcoll" w:date="2026-10-09T14:10:00Z">
        <w:r w:rsidR="001A662F">
          <w:t xml:space="preserve">стадии </w:t>
        </w:r>
      </w:ins>
      <w:ins w:id="83" w:author="studentcoll" w:date="2026-10-09T14:11:00Z">
        <w:r w:rsidR="001A662F">
          <w:t xml:space="preserve">создания АС </w:t>
        </w:r>
      </w:ins>
      <w:r>
        <w:br/>
        <w:t xml:space="preserve">ГОСТ 2.104-2006 </w:t>
      </w:r>
      <w:ins w:id="84" w:author="studentcoll" w:date="2026-10-09T14:11:00Z">
        <w:r w:rsidR="001A662F">
          <w:t xml:space="preserve"> </w:t>
        </w:r>
        <w:proofErr w:type="spellStart"/>
        <w:r w:rsidR="001A662F">
          <w:t>основопологающий</w:t>
        </w:r>
        <w:proofErr w:type="spellEnd"/>
        <w:r w:rsidR="001A662F">
          <w:t xml:space="preserve"> правила </w:t>
        </w:r>
        <w:proofErr w:type="spellStart"/>
        <w:r w:rsidR="001A662F">
          <w:t>офрмления</w:t>
        </w:r>
        <w:proofErr w:type="spellEnd"/>
        <w:r w:rsidR="001A662F">
          <w:t xml:space="preserve"> документов ЕСКД</w:t>
        </w:r>
      </w:ins>
      <w:r>
        <w:br/>
      </w:r>
      <w:r>
        <w:br/>
        <w:t>Вопрос: почему ГОСТ Р 54872-2011 имеет код ОКС 35.020? Что означает этот код?</w:t>
      </w:r>
    </w:p>
    <w:p w14:paraId="52537797" w14:textId="7C24F8E0" w:rsidR="00F54740" w:rsidRDefault="00F54740" w:rsidP="009C5B08">
      <w:pPr>
        <w:pStyle w:val="a3"/>
        <w:rPr>
          <w:ins w:id="85" w:author="studentcoll" w:date="2026-10-09T14:08:00Z"/>
        </w:rPr>
      </w:pPr>
      <w:ins w:id="86" w:author="studentcoll" w:date="2026-10-09T14:07:00Z">
        <w:r>
          <w:t xml:space="preserve">35 – </w:t>
        </w:r>
      </w:ins>
      <w:ins w:id="87" w:author="studentcoll" w:date="2026-10-09T14:08:00Z">
        <w:r w:rsidR="001A662F">
          <w:t>ИТ</w:t>
        </w:r>
      </w:ins>
      <w:ins w:id="88" w:author="studentcoll" w:date="2026-10-09T14:07:00Z">
        <w:r w:rsidRPr="00F54740">
          <w:rPr>
            <w:rPrChange w:id="89" w:author="studentcoll" w:date="2026-10-09T14:07:00Z">
              <w:rPr>
                <w:lang w:val="en-US"/>
              </w:rPr>
            </w:rPrChange>
          </w:rPr>
          <w:t xml:space="preserve">. </w:t>
        </w:r>
        <w:r>
          <w:t xml:space="preserve">Машины </w:t>
        </w:r>
      </w:ins>
      <w:proofErr w:type="spellStart"/>
      <w:ins w:id="90" w:author="studentcoll" w:date="2026-10-09T14:08:00Z">
        <w:r>
          <w:t>конторскиие</w:t>
        </w:r>
        <w:proofErr w:type="spellEnd"/>
      </w:ins>
    </w:p>
    <w:p w14:paraId="1E531A62" w14:textId="2AFD6E3E" w:rsidR="001A662F" w:rsidRDefault="00F54740" w:rsidP="009C5B08">
      <w:pPr>
        <w:pStyle w:val="a3"/>
        <w:rPr>
          <w:ins w:id="91" w:author="studentcoll" w:date="2026-10-09T14:10:00Z"/>
        </w:rPr>
      </w:pPr>
      <w:ins w:id="92" w:author="studentcoll" w:date="2026-10-09T14:08:00Z">
        <w:r>
          <w:t xml:space="preserve">020 </w:t>
        </w:r>
        <w:r w:rsidR="001A662F">
          <w:t>–</w:t>
        </w:r>
        <w:r>
          <w:t xml:space="preserve"> </w:t>
        </w:r>
        <w:r w:rsidR="001A662F">
          <w:t xml:space="preserve">ИТ в </w:t>
        </w:r>
        <w:proofErr w:type="gramStart"/>
        <w:r w:rsidR="001A662F">
          <w:t xml:space="preserve">целом  </w:t>
        </w:r>
        <w:r w:rsidR="001A662F" w:rsidRPr="001A662F">
          <w:rPr>
            <w:rPrChange w:id="93" w:author="studentcoll" w:date="2026-10-09T14:08:00Z">
              <w:rPr>
                <w:lang w:val="en-US"/>
              </w:rPr>
            </w:rPrChange>
          </w:rPr>
          <w:t>.</w:t>
        </w:r>
        <w:proofErr w:type="gramEnd"/>
        <w:r w:rsidR="001A662F" w:rsidRPr="001A662F">
          <w:rPr>
            <w:rPrChange w:id="94" w:author="studentcoll" w:date="2026-10-09T14:08:00Z">
              <w:rPr>
                <w:lang w:val="en-US"/>
              </w:rPr>
            </w:rPrChange>
          </w:rPr>
          <w:t xml:space="preserve"> </w:t>
        </w:r>
        <w:r w:rsidR="001A662F">
          <w:t>Этот стандарт относиться к ИКТ</w:t>
        </w:r>
      </w:ins>
      <w:ins w:id="95" w:author="studentcoll" w:date="2026-10-09T14:09:00Z">
        <w:r w:rsidR="001A662F">
          <w:t xml:space="preserve"> и содержит </w:t>
        </w:r>
      </w:ins>
      <w:ins w:id="96" w:author="studentcoll" w:date="2026-10-09T14:17:00Z">
        <w:r w:rsidR="001A662F">
          <w:t>обшей</w:t>
        </w:r>
      </w:ins>
      <w:ins w:id="97" w:author="studentcoll" w:date="2026-10-09T14:09:00Z">
        <w:r w:rsidR="001A662F">
          <w:t xml:space="preserve"> термины и определения поэтому ему присвоен код группы 35</w:t>
        </w:r>
        <w:r w:rsidR="001A662F" w:rsidRPr="001A662F">
          <w:rPr>
            <w:rPrChange w:id="98" w:author="studentcoll" w:date="2026-10-09T14:09:00Z">
              <w:rPr>
                <w:lang w:val="en-US"/>
              </w:rPr>
            </w:rPrChange>
          </w:rPr>
          <w:t>.020</w:t>
        </w:r>
        <w:r w:rsidR="001A662F">
          <w:t xml:space="preserve"> </w:t>
        </w:r>
        <w:proofErr w:type="spellStart"/>
        <w:r w:rsidR="001A662F">
          <w:t>фул</w:t>
        </w:r>
        <w:proofErr w:type="spellEnd"/>
        <w:r w:rsidR="001A662F">
          <w:t xml:space="preserve"> </w:t>
        </w:r>
      </w:ins>
      <w:ins w:id="99" w:author="studentcoll" w:date="2026-10-09T14:17:00Z">
        <w:r w:rsidR="001A662F">
          <w:t>отрасль</w:t>
        </w:r>
      </w:ins>
      <w:ins w:id="100" w:author="studentcoll" w:date="2026-10-09T14:10:00Z">
        <w:r w:rsidR="001A662F">
          <w:t xml:space="preserve"> </w:t>
        </w:r>
        <w:proofErr w:type="gramStart"/>
        <w:r w:rsidR="001A662F">
          <w:t>берет</w:t>
        </w:r>
        <w:proofErr w:type="gramEnd"/>
        <w:r w:rsidR="001A662F">
          <w:t xml:space="preserve"> а не узко </w:t>
        </w:r>
      </w:ins>
    </w:p>
    <w:p w14:paraId="18E1CF8E" w14:textId="3C586327" w:rsidR="009C5B08" w:rsidRDefault="009C5B08" w:rsidP="009C5B08">
      <w:pPr>
        <w:pStyle w:val="a3"/>
      </w:pPr>
      <w:r>
        <w:br/>
      </w:r>
      <w:r>
        <w:br/>
        <w:t>---</w:t>
      </w:r>
      <w:r>
        <w:br/>
      </w:r>
      <w:r>
        <w:br/>
        <w:t>Задание В</w:t>
      </w:r>
      <w:proofErr w:type="gramStart"/>
      <w:r>
        <w:t>2 .</w:t>
      </w:r>
      <w:proofErr w:type="gramEnd"/>
      <w:r>
        <w:t xml:space="preserve"> Схемы декларирования</w:t>
      </w:r>
      <w:r>
        <w:br/>
      </w:r>
      <w:r>
        <w:br/>
        <w:t>Вы — импортёр. Вам привезли партию из 100 USB-</w:t>
      </w:r>
      <w:proofErr w:type="spellStart"/>
      <w:r>
        <w:t>хабов</w:t>
      </w:r>
      <w:proofErr w:type="spellEnd"/>
      <w:r>
        <w:t xml:space="preserve"> из Китая для разовой продажи.</w:t>
      </w:r>
      <w:r>
        <w:br/>
      </w:r>
      <w:r>
        <w:br/>
        <w:t>а) Какую схему декларирования вы выберете: 3д или 4д? Обоснуйте.</w:t>
      </w:r>
      <w:ins w:id="101" w:author="studentcoll" w:date="2026-10-09T14:12:00Z">
        <w:r w:rsidR="001A662F">
          <w:t xml:space="preserve"> – для одной продажи партии из 100 </w:t>
        </w:r>
        <w:proofErr w:type="spellStart"/>
        <w:r w:rsidR="001A662F">
          <w:t>хабов</w:t>
        </w:r>
        <w:proofErr w:type="spellEnd"/>
        <w:r w:rsidR="001A662F">
          <w:t xml:space="preserve"> из </w:t>
        </w:r>
      </w:ins>
      <w:ins w:id="102" w:author="studentcoll" w:date="2026-10-09T14:17:00Z">
        <w:r w:rsidR="001A662F">
          <w:t>Китая</w:t>
        </w:r>
      </w:ins>
      <w:ins w:id="103" w:author="studentcoll" w:date="2026-10-09T14:12:00Z">
        <w:r w:rsidR="001A662F">
          <w:t xml:space="preserve"> выбрал бы 4д</w:t>
        </w:r>
      </w:ins>
      <w:ins w:id="104" w:author="studentcoll" w:date="2026-10-09T14:13:00Z">
        <w:r w:rsidR="001A662F">
          <w:t xml:space="preserve"> </w:t>
        </w:r>
        <w:proofErr w:type="spellStart"/>
        <w:r w:rsidR="001A662F">
          <w:t>тк</w:t>
        </w:r>
        <w:proofErr w:type="spellEnd"/>
        <w:r w:rsidR="001A662F">
          <w:t xml:space="preserve"> схема 3д для серийного выпуска а 4д для партии товара </w:t>
        </w:r>
      </w:ins>
      <w:r>
        <w:br/>
        <w:t>б</w:t>
      </w:r>
      <w:proofErr w:type="gramStart"/>
      <w:r>
        <w:t>)</w:t>
      </w:r>
      <w:proofErr w:type="gramEnd"/>
      <w:r>
        <w:t xml:space="preserve"> Напишите пошаговый алгоритм действий (не менее 4 шагов): от прибытия товара до получения зарегистрированной декларации.</w:t>
      </w:r>
      <w:ins w:id="105" w:author="studentcoll" w:date="2026-10-09T14:13:00Z">
        <w:r w:rsidR="001A662F">
          <w:t xml:space="preserve"> – 1 </w:t>
        </w:r>
        <w:proofErr w:type="gramStart"/>
        <w:r w:rsidR="001A662F">
          <w:t>прибытие  товара</w:t>
        </w:r>
        <w:proofErr w:type="gramEnd"/>
        <w:r w:rsidR="001A662F">
          <w:t xml:space="preserve"> и</w:t>
        </w:r>
      </w:ins>
      <w:ins w:id="106" w:author="studentcoll" w:date="2026-10-09T14:14:00Z">
        <w:r w:rsidR="001A662F">
          <w:t xml:space="preserve"> </w:t>
        </w:r>
        <w:proofErr w:type="spellStart"/>
        <w:r w:rsidR="001A662F">
          <w:t>индификация</w:t>
        </w:r>
        <w:proofErr w:type="spellEnd"/>
        <w:r w:rsidR="001A662F">
          <w:t xml:space="preserve"> партии 2 отбор образцов и проведение испытаний 3 формирование </w:t>
        </w:r>
        <w:proofErr w:type="spellStart"/>
        <w:r w:rsidR="001A662F">
          <w:t>докозательной</w:t>
        </w:r>
        <w:proofErr w:type="spellEnd"/>
        <w:r w:rsidR="001A662F">
          <w:t xml:space="preserve"> базы и заполнение декларации 4 </w:t>
        </w:r>
      </w:ins>
      <w:ins w:id="107" w:author="studentcoll" w:date="2026-10-09T14:15:00Z">
        <w:r w:rsidR="001A662F">
          <w:t xml:space="preserve">регистрация декларации  5 </w:t>
        </w:r>
        <w:proofErr w:type="spellStart"/>
        <w:r w:rsidR="001A662F">
          <w:t>нанесениие</w:t>
        </w:r>
        <w:proofErr w:type="spellEnd"/>
        <w:r w:rsidR="001A662F">
          <w:t xml:space="preserve"> знака</w:t>
        </w:r>
        <w:r w:rsidR="001A662F" w:rsidRPr="001A662F">
          <w:rPr>
            <w:rPrChange w:id="108" w:author="studentcoll" w:date="2026-10-09T14:15:00Z">
              <w:rPr>
                <w:lang w:val="en-US"/>
              </w:rPr>
            </w:rPrChange>
          </w:rPr>
          <w:t xml:space="preserve"> </w:t>
        </w:r>
        <w:r w:rsidR="001A662F">
          <w:rPr>
            <w:lang w:val="en-US"/>
          </w:rPr>
          <w:t>EAC</w:t>
        </w:r>
        <w:r w:rsidR="001A662F" w:rsidRPr="001A662F">
          <w:rPr>
            <w:rPrChange w:id="109" w:author="studentcoll" w:date="2026-10-09T14:15:00Z">
              <w:rPr>
                <w:lang w:val="en-US"/>
              </w:rPr>
            </w:rPrChange>
          </w:rPr>
          <w:t xml:space="preserve"> </w:t>
        </w:r>
        <w:r w:rsidR="001A662F">
          <w:t xml:space="preserve">и выпуск товара в обращение </w:t>
        </w:r>
      </w:ins>
      <w:r>
        <w:br/>
        <w:t>в) Что произойдёт, если вы выберете неверную схему?</w:t>
      </w:r>
      <w:ins w:id="110" w:author="studentcoll" w:date="2026-10-09T14:16:00Z">
        <w:r w:rsidR="001A662F">
          <w:t xml:space="preserve"> Декларация будет </w:t>
        </w:r>
      </w:ins>
      <w:ins w:id="111" w:author="studentcoll" w:date="2026-10-09T14:17:00Z">
        <w:r w:rsidR="001A662F">
          <w:t>оформлена</w:t>
        </w:r>
      </w:ins>
      <w:ins w:id="112" w:author="studentcoll" w:date="2026-10-09T14:16:00Z">
        <w:r w:rsidR="001A662F">
          <w:t xml:space="preserve"> на серийный вып</w:t>
        </w:r>
      </w:ins>
      <w:ins w:id="113" w:author="studentcoll" w:date="2026-10-09T14:17:00Z">
        <w:r w:rsidR="001A662F">
          <w:t xml:space="preserve">уск при </w:t>
        </w:r>
      </w:ins>
      <w:ins w:id="114" w:author="studentcoll" w:date="2026-10-09T14:16:00Z">
        <w:r w:rsidR="001A662F">
          <w:t xml:space="preserve">фактической единичной </w:t>
        </w:r>
      </w:ins>
      <w:proofErr w:type="gramStart"/>
      <w:ins w:id="115" w:author="studentcoll" w:date="2026-10-09T14:17:00Z">
        <w:r w:rsidR="001A662F">
          <w:t>поставке</w:t>
        </w:r>
      </w:ins>
      <w:ins w:id="116" w:author="studentcoll" w:date="2026-10-09T14:16:00Z">
        <w:r w:rsidR="001A662F">
          <w:t xml:space="preserve"> </w:t>
        </w:r>
      </w:ins>
      <w:ins w:id="117" w:author="studentcoll" w:date="2026-10-09T14:17:00Z">
        <w:r w:rsidR="001A662F">
          <w:t xml:space="preserve"> Это</w:t>
        </w:r>
        <w:proofErr w:type="gramEnd"/>
        <w:r w:rsidR="001A662F">
          <w:t xml:space="preserve"> </w:t>
        </w:r>
        <w:proofErr w:type="spellStart"/>
        <w:r w:rsidR="001A662F">
          <w:t>преведет</w:t>
        </w:r>
        <w:proofErr w:type="spellEnd"/>
        <w:r w:rsidR="001A662F">
          <w:t xml:space="preserve"> к </w:t>
        </w:r>
        <w:proofErr w:type="spellStart"/>
        <w:r w:rsidR="001A662F">
          <w:t>к</w:t>
        </w:r>
        <w:proofErr w:type="spellEnd"/>
        <w:r w:rsidR="001A662F">
          <w:t xml:space="preserve"> недействительной декларации при </w:t>
        </w:r>
        <w:proofErr w:type="spellStart"/>
        <w:r w:rsidR="001A662F">
          <w:t>провреки</w:t>
        </w:r>
        <w:proofErr w:type="spellEnd"/>
        <w:r w:rsidR="001A662F">
          <w:t xml:space="preserve"> и </w:t>
        </w:r>
        <w:proofErr w:type="spellStart"/>
        <w:r w:rsidR="001A662F">
          <w:t>ст</w:t>
        </w:r>
        <w:proofErr w:type="spellEnd"/>
        <w:r w:rsidR="001A662F">
          <w:t xml:space="preserve"> 14ю43</w:t>
        </w:r>
      </w:ins>
      <w:ins w:id="118" w:author="studentcoll" w:date="2026-10-09T14:18:00Z">
        <w:r w:rsidR="001A662F">
          <w:t xml:space="preserve"> </w:t>
        </w:r>
        <w:proofErr w:type="spellStart"/>
        <w:r w:rsidR="001A662F">
          <w:t>КоАп</w:t>
        </w:r>
        <w:proofErr w:type="spellEnd"/>
        <w:r w:rsidR="001A662F">
          <w:t xml:space="preserve"> РФ – штраф + </w:t>
        </w:r>
        <w:proofErr w:type="spellStart"/>
        <w:r w:rsidR="001A662F">
          <w:t>конфиск</w:t>
        </w:r>
        <w:proofErr w:type="spellEnd"/>
        <w:r w:rsidR="001A662F">
          <w:t xml:space="preserve"> продукции </w:t>
        </w:r>
        <w:r w:rsidR="00B31D95">
          <w:t xml:space="preserve">+ запрет на реализацию + отзыв </w:t>
        </w:r>
        <w:proofErr w:type="spellStart"/>
        <w:r w:rsidR="00B31D95">
          <w:t>протдукции</w:t>
        </w:r>
        <w:proofErr w:type="spellEnd"/>
        <w:r w:rsidR="00B31D95">
          <w:t xml:space="preserve"> </w:t>
        </w:r>
        <w:proofErr w:type="spellStart"/>
        <w:r w:rsidR="00B31D95">
          <w:t>оратно</w:t>
        </w:r>
        <w:proofErr w:type="spellEnd"/>
        <w:r w:rsidR="00B31D95">
          <w:t xml:space="preserve"> </w:t>
        </w:r>
        <w:r w:rsidR="00B31D95" w:rsidRPr="00B31D95">
          <w:rPr>
            <w:rPrChange w:id="119" w:author="studentcoll" w:date="2026-10-09T14:18:00Z">
              <w:rPr>
                <w:lang w:val="en-US"/>
              </w:rPr>
            </w:rPrChange>
          </w:rPr>
          <w:t xml:space="preserve">. </w:t>
        </w:r>
        <w:r w:rsidR="00B31D95">
          <w:t>А если на 4д то все че</w:t>
        </w:r>
      </w:ins>
      <w:ins w:id="120" w:author="studentcoll" w:date="2026-10-09T14:19:00Z">
        <w:r w:rsidR="00B31D95">
          <w:t xml:space="preserve">тко </w:t>
        </w:r>
      </w:ins>
      <w:r>
        <w:br/>
      </w:r>
      <w:r>
        <w:br/>
        <w:t>---</w:t>
      </w:r>
      <w:r>
        <w:br/>
      </w:r>
      <w:r>
        <w:br/>
        <w:t>Задание В</w:t>
      </w:r>
      <w:proofErr w:type="gramStart"/>
      <w:r>
        <w:t>3 .</w:t>
      </w:r>
      <w:proofErr w:type="gramEnd"/>
      <w:r>
        <w:t xml:space="preserve"> Маркировка и штрихкод</w:t>
      </w:r>
      <w:r>
        <w:br/>
      </w:r>
      <w:r>
        <w:br/>
        <w:t>Дана упаковка с маркировкой: EAC | 4601234567890</w:t>
      </w:r>
      <w:r>
        <w:br/>
      </w:r>
      <w:r>
        <w:br/>
        <w:t>а</w:t>
      </w:r>
      <w:proofErr w:type="gramStart"/>
      <w:r>
        <w:t>)</w:t>
      </w:r>
      <w:proofErr w:type="gramEnd"/>
      <w:r>
        <w:t xml:space="preserve"> Что означает знак EAC? В рамках какого регламента он наносится на электронику?</w:t>
      </w:r>
      <w:ins w:id="121" w:author="studentcoll" w:date="2026-10-09T14:19:00Z">
        <w:r w:rsidR="00B31D95">
          <w:t xml:space="preserve"> </w:t>
        </w:r>
        <w:proofErr w:type="gramStart"/>
        <w:r w:rsidR="00B31D95">
          <w:t>Евразийского  эко</w:t>
        </w:r>
        <w:proofErr w:type="gramEnd"/>
        <w:r w:rsidR="00B31D95">
          <w:t xml:space="preserve"> союза </w:t>
        </w:r>
        <w:r w:rsidR="00B31D95" w:rsidRPr="00B31D95">
          <w:rPr>
            <w:rPrChange w:id="122" w:author="studentcoll" w:date="2026-10-09T14:19:00Z">
              <w:rPr>
                <w:lang w:val="en-US"/>
              </w:rPr>
            </w:rPrChange>
          </w:rPr>
          <w:t xml:space="preserve">, </w:t>
        </w:r>
        <w:r w:rsidR="00B31D95">
          <w:t xml:space="preserve">он </w:t>
        </w:r>
        <w:proofErr w:type="spellStart"/>
        <w:r w:rsidR="00B31D95">
          <w:t>потдверждает</w:t>
        </w:r>
        <w:proofErr w:type="spellEnd"/>
        <w:r w:rsidR="00B31D95">
          <w:t xml:space="preserve"> все </w:t>
        </w:r>
      </w:ins>
      <w:ins w:id="123" w:author="studentcoll" w:date="2026-10-09T14:20:00Z">
        <w:r w:rsidR="00B31D95">
          <w:t>необходимые процедуры оценки пройдены</w:t>
        </w:r>
      </w:ins>
      <w:ins w:id="124" w:author="studentcoll" w:date="2026-10-09T14:21:00Z">
        <w:r w:rsidR="00B31D95" w:rsidRPr="00B31D95">
          <w:rPr>
            <w:rPrChange w:id="125" w:author="studentcoll" w:date="2026-10-09T14:21:00Z">
              <w:rPr>
                <w:lang w:val="en-US"/>
              </w:rPr>
            </w:rPrChange>
          </w:rPr>
          <w:t xml:space="preserve">. </w:t>
        </w:r>
      </w:ins>
      <w:ins w:id="126" w:author="studentcoll" w:date="2026-10-09T14:20:00Z">
        <w:r w:rsidR="00B31D95">
          <w:t xml:space="preserve"> </w:t>
        </w:r>
      </w:ins>
      <w:ins w:id="127" w:author="studentcoll" w:date="2026-10-09T14:21:00Z">
        <w:r w:rsidR="00B31D95">
          <w:t xml:space="preserve">Для электроники этот знак относиться </w:t>
        </w:r>
      </w:ins>
      <w:ins w:id="128" w:author="studentcoll" w:date="2026-10-09T14:22:00Z">
        <w:r w:rsidR="00B31D95">
          <w:t xml:space="preserve">в рамках </w:t>
        </w:r>
        <w:proofErr w:type="spellStart"/>
        <w:proofErr w:type="gramStart"/>
        <w:r w:rsidR="00B31D95">
          <w:t>слкд</w:t>
        </w:r>
        <w:proofErr w:type="spellEnd"/>
        <w:r w:rsidR="00B31D95">
          <w:t xml:space="preserve">  тех</w:t>
        </w:r>
        <w:proofErr w:type="gramEnd"/>
        <w:r w:rsidR="00B31D95">
          <w:t xml:space="preserve"> регламентов </w:t>
        </w:r>
        <w:r w:rsidR="00B31D95">
          <w:rPr>
            <w:lang w:val="en-US"/>
          </w:rPr>
          <w:t>EA</w:t>
        </w:r>
        <w:r w:rsidR="00B31D95">
          <w:t>Э</w:t>
        </w:r>
        <w:r w:rsidR="00B31D95">
          <w:rPr>
            <w:lang w:val="en-US"/>
          </w:rPr>
          <w:t>C</w:t>
        </w:r>
      </w:ins>
      <w:r>
        <w:br/>
        <w:t>б) Расшифруйте штрихкод EAN-13: определите страну-производителя по первым цифрам (460–469).</w:t>
      </w:r>
      <w:ins w:id="129" w:author="studentcoll" w:date="2026-10-09T14:22:00Z">
        <w:r w:rsidR="00B31D95">
          <w:t xml:space="preserve"> </w:t>
        </w:r>
      </w:ins>
      <w:ins w:id="130" w:author="studentcoll" w:date="2026-10-09T14:23:00Z">
        <w:r w:rsidR="00B31D95">
          <w:t xml:space="preserve">Первые три </w:t>
        </w:r>
        <w:proofErr w:type="spellStart"/>
        <w:r w:rsidR="00B31D95">
          <w:t>цыфры</w:t>
        </w:r>
        <w:proofErr w:type="spellEnd"/>
        <w:r w:rsidR="00B31D95">
          <w:t xml:space="preserve"> </w:t>
        </w:r>
        <w:proofErr w:type="gramStart"/>
        <w:r w:rsidR="00B31D95">
          <w:t xml:space="preserve">460 </w:t>
        </w:r>
        <w:r w:rsidR="00B31D95" w:rsidRPr="00B31D95">
          <w:rPr>
            <w:rPrChange w:id="131" w:author="studentcoll" w:date="2026-10-09T14:24:00Z">
              <w:rPr>
                <w:lang w:val="en-US"/>
              </w:rPr>
            </w:rPrChange>
          </w:rPr>
          <w:t>.</w:t>
        </w:r>
        <w:proofErr w:type="gramEnd"/>
        <w:r w:rsidR="00B31D95" w:rsidRPr="00B31D95">
          <w:rPr>
            <w:rPrChange w:id="132" w:author="studentcoll" w:date="2026-10-09T14:24:00Z">
              <w:rPr>
                <w:lang w:val="en-US"/>
              </w:rPr>
            </w:rPrChange>
          </w:rPr>
          <w:t xml:space="preserve"> </w:t>
        </w:r>
        <w:r w:rsidR="00B31D95">
          <w:t xml:space="preserve">460-469 = </w:t>
        </w:r>
        <w:proofErr w:type="spellStart"/>
        <w:proofErr w:type="gramStart"/>
        <w:r w:rsidR="00B31D95">
          <w:t>рф</w:t>
        </w:r>
        <w:proofErr w:type="spellEnd"/>
        <w:r w:rsidR="00B31D95">
          <w:t xml:space="preserve"> </w:t>
        </w:r>
      </w:ins>
      <w:ins w:id="133" w:author="studentcoll" w:date="2026-10-09T14:24:00Z">
        <w:r w:rsidR="00B31D95" w:rsidRPr="00B31D95">
          <w:rPr>
            <w:rPrChange w:id="134" w:author="studentcoll" w:date="2026-10-09T14:24:00Z">
              <w:rPr>
                <w:lang w:val="en-US"/>
              </w:rPr>
            </w:rPrChange>
          </w:rPr>
          <w:t>,</w:t>
        </w:r>
        <w:proofErr w:type="gramEnd"/>
        <w:r w:rsidR="00B31D95" w:rsidRPr="00B31D95">
          <w:rPr>
            <w:rPrChange w:id="135" w:author="studentcoll" w:date="2026-10-09T14:24:00Z">
              <w:rPr>
                <w:lang w:val="en-US"/>
              </w:rPr>
            </w:rPrChange>
          </w:rPr>
          <w:t xml:space="preserve"> </w:t>
        </w:r>
        <w:r w:rsidR="00B31D95">
          <w:t xml:space="preserve">значит товар закреплен в РФ </w:t>
        </w:r>
      </w:ins>
      <w:r>
        <w:br/>
      </w:r>
      <w:r>
        <w:lastRenderedPageBreak/>
        <w:t>в)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  <w:ins w:id="136" w:author="studentcoll" w:date="2026-10-09T14:24:00Z">
        <w:r w:rsidR="00B31D95">
          <w:br/>
          <w:t>6+1+3+5+</w:t>
        </w:r>
      </w:ins>
      <w:ins w:id="137" w:author="studentcoll" w:date="2026-10-09T14:25:00Z">
        <w:r w:rsidR="00B31D95">
          <w:t xml:space="preserve">7+9=31 </w:t>
        </w:r>
        <w:r w:rsidR="00B31D95">
          <w:rPr>
            <w:lang w:val="en-US"/>
          </w:rPr>
          <w:t xml:space="preserve">x 3 = 93 </w:t>
        </w:r>
        <w:r w:rsidR="00B31D95">
          <w:rPr>
            <w:lang w:val="en-US"/>
          </w:rPr>
          <w:br/>
          <w:t>4+0+2+</w:t>
        </w:r>
      </w:ins>
      <w:ins w:id="138" w:author="studentcoll" w:date="2026-10-09T14:26:00Z">
        <w:r w:rsidR="00B31D95">
          <w:rPr>
            <w:lang w:val="en-US"/>
          </w:rPr>
          <w:t xml:space="preserve">4+6+8 = 24 </w:t>
        </w:r>
        <w:r w:rsidR="00B31D95">
          <w:rPr>
            <w:lang w:val="en-US"/>
          </w:rPr>
          <w:br/>
          <w:t>93+24+117(120)</w:t>
        </w:r>
        <w:r w:rsidR="00B31D95">
          <w:rPr>
            <w:lang w:val="en-US"/>
          </w:rPr>
          <w:br/>
          <w:t>120-117=3 (</w:t>
        </w:r>
        <w:r w:rsidR="00B31D95">
          <w:t>итог</w:t>
        </w:r>
      </w:ins>
      <w:ins w:id="139" w:author="studentcoll" w:date="2026-10-09T14:27:00Z">
        <w:r w:rsidR="00B31D95">
          <w:t xml:space="preserve"> не совпадает с последним нулем</w:t>
        </w:r>
        <w:r w:rsidR="00B31D95">
          <w:rPr>
            <w:lang w:val="en-US"/>
          </w:rPr>
          <w:t>.</w:t>
        </w:r>
        <w:r w:rsidR="00B31D95">
          <w:t xml:space="preserve"> </w:t>
        </w:r>
      </w:ins>
      <w:ins w:id="140" w:author="studentcoll" w:date="2026-10-09T14:28:00Z">
        <w:r w:rsidR="00B31D95">
          <w:rPr>
            <w:lang w:val="en-US"/>
          </w:rPr>
          <w:t>&gt;</w:t>
        </w:r>
        <w:r w:rsidR="00B31D95">
          <w:t xml:space="preserve"> что </w:t>
        </w:r>
        <w:proofErr w:type="spellStart"/>
        <w:r w:rsidR="00B31D95">
          <w:t>свуедительствует</w:t>
        </w:r>
        <w:proofErr w:type="spellEnd"/>
        <w:r w:rsidR="00B31D95">
          <w:t xml:space="preserve"> </w:t>
        </w:r>
        <w:r w:rsidR="00174798">
          <w:t xml:space="preserve"> о подделке или неправильной печати </w:t>
        </w:r>
      </w:ins>
      <w:r>
        <w:br/>
      </w:r>
      <w:r>
        <w:br/>
        <w:t>---</w:t>
      </w:r>
      <w:r>
        <w:br/>
      </w:r>
      <w:r>
        <w:br/>
        <w:t>Задание В4 . Документы по ГОСТ 19</w:t>
      </w:r>
      <w:r>
        <w:br/>
      </w:r>
      <w:r>
        <w:br/>
        <w:t>Вам нужно разработать мобильное приложение «</w:t>
      </w:r>
      <w:proofErr w:type="spellStart"/>
      <w:r>
        <w:t>Трекер</w:t>
      </w:r>
      <w:proofErr w:type="spellEnd"/>
      <w:r>
        <w:t xml:space="preserve"> привычек».</w:t>
      </w:r>
      <w:r>
        <w:br/>
      </w:r>
      <w:r>
        <w:br/>
        <w:t>а) Составьте шаблон ТЗ по ГОСТ 19.201-78 — перечислите 7 разделов (только названия).</w:t>
      </w:r>
      <w:r>
        <w:br/>
        <w:t>б) Какие документы проектной стадии по ГОСТ 19 вы подготовите? Назовите не менее 3.</w:t>
      </w:r>
      <w:r>
        <w:br/>
        <w:t>в) Чем отличается «Руководство системного программиста» от «Руководства оператора»? Кому адресован каждый документ?</w:t>
      </w:r>
      <w:r>
        <w:br/>
      </w:r>
      <w:r>
        <w:br/>
      </w:r>
    </w:p>
    <w:p w14:paraId="7A0F652A" w14:textId="77777777" w:rsidR="000A201F" w:rsidRDefault="000A201F"/>
    <w:sectPr w:rsidR="000A2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D3p2FI9t8/iG/eqbIqJKgshJBkb0cQP9B3E57PJgoGEPq39+aMmdYXBcBET2hSI1zAGvzDUNDG9G/z458enMOQ==" w:salt="pqAB/wj02iZ5erL+HmVhy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A"/>
    <w:rsid w:val="000A201F"/>
    <w:rsid w:val="00174798"/>
    <w:rsid w:val="001A662F"/>
    <w:rsid w:val="005F7401"/>
    <w:rsid w:val="009C5B08"/>
    <w:rsid w:val="009E6E5E"/>
    <w:rsid w:val="00A85D1A"/>
    <w:rsid w:val="00B31D95"/>
    <w:rsid w:val="00D924AA"/>
    <w:rsid w:val="00F5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6A2"/>
  <w15:chartTrackingRefBased/>
  <w15:docId w15:val="{D96A65C5-97B3-4DE7-B088-CC97CA0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5B08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D924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3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studentcoll</cp:lastModifiedBy>
  <cp:revision>2</cp:revision>
  <dcterms:created xsi:type="dcterms:W3CDTF">2026-10-09T11:29:00Z</dcterms:created>
  <dcterms:modified xsi:type="dcterms:W3CDTF">2026-10-09T11:29:00Z</dcterms:modified>
</cp:coreProperties>
</file>