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5E075C" w14:textId="77777777" w:rsidR="00EA6830" w:rsidRDefault="008538AD" w:rsidP="008538AD">
      <w:pPr>
        <w:pStyle w:val="a3"/>
        <w:rPr>
          <w:ins w:id="0" w:author="studentcoll" w:date="2026-10-09T11:31:00Z"/>
        </w:rPr>
      </w:pPr>
      <w:r>
        <w:t xml:space="preserve">Самостоятельная работа по </w:t>
      </w:r>
      <w:hyperlink r:id="rId4" w:tgtFrame="_blank" w:history="1">
        <w:r>
          <w:rPr>
            <w:rStyle w:val="a4"/>
          </w:rPr>
          <w:t>ASP.NET</w:t>
        </w:r>
      </w:hyperlink>
      <w:r>
        <w:t xml:space="preserve"> </w:t>
      </w:r>
      <w:proofErr w:type="spellStart"/>
      <w:r>
        <w:t>Core</w:t>
      </w:r>
      <w:proofErr w:type="spellEnd"/>
      <w:r>
        <w:br/>
      </w:r>
      <w:r>
        <w:br/>
        <w:t>---</w:t>
      </w:r>
      <w:r>
        <w:br/>
      </w:r>
      <w:r>
        <w:br/>
        <w:t xml:space="preserve">Часть A. Теоретические </w:t>
      </w:r>
      <w:r>
        <w:br/>
      </w:r>
      <w:r>
        <w:br/>
        <w:t>Ответьте кратко (2–4 предложения на каждый вопрос).</w:t>
      </w:r>
      <w:r>
        <w:br/>
      </w:r>
      <w:r>
        <w:br/>
        <w:t xml:space="preserve">A1 Что такое </w:t>
      </w:r>
      <w:proofErr w:type="spellStart"/>
      <w:r>
        <w:t>OpenAPI</w:t>
      </w:r>
      <w:proofErr w:type="spellEnd"/>
      <w:r>
        <w:t xml:space="preserve">-документ в </w:t>
      </w:r>
      <w:hyperlink r:id="rId5" w:tgtFrame="_blank" w:history="1">
        <w:r>
          <w:rPr>
            <w:rStyle w:val="a4"/>
          </w:rPr>
          <w:t>ASP.NET</w:t>
        </w:r>
      </w:hyperlink>
      <w:r>
        <w:t xml:space="preserve"> </w:t>
      </w:r>
      <w:proofErr w:type="spellStart"/>
      <w:r>
        <w:t>Core</w:t>
      </w:r>
      <w:proofErr w:type="spellEnd"/>
      <w:r>
        <w:t xml:space="preserve"> и каким образом он генерируется в приложении на .NET 8+? Укажите минимум два способа подключения (</w:t>
      </w:r>
      <w:proofErr w:type="spellStart"/>
      <w:r>
        <w:t>Swagger</w:t>
      </w:r>
      <w:proofErr w:type="spellEnd"/>
      <w:r>
        <w:t xml:space="preserve"> UI / </w:t>
      </w:r>
      <w:proofErr w:type="spellStart"/>
      <w:r>
        <w:t>Scalar</w:t>
      </w:r>
      <w:proofErr w:type="spellEnd"/>
      <w:r>
        <w:t xml:space="preserve"> и т.п.).</w:t>
      </w:r>
      <w:ins w:id="1" w:author="studentcoll" w:date="2026-10-09T11:23:00Z">
        <w:r w:rsidR="00522CFE" w:rsidRPr="00522CFE">
          <w:rPr>
            <w:rPrChange w:id="2" w:author="studentcoll" w:date="2026-10-09T11:23:00Z">
              <w:rPr>
                <w:lang w:val="en-US"/>
              </w:rPr>
            </w:rPrChange>
          </w:rPr>
          <w:t xml:space="preserve"> </w:t>
        </w:r>
        <w:r w:rsidR="00522CFE">
          <w:br/>
          <w:t xml:space="preserve">Это читаемое описание </w:t>
        </w:r>
        <w:r w:rsidR="00522CFE">
          <w:rPr>
            <w:lang w:val="en-US"/>
          </w:rPr>
          <w:t>HTT</w:t>
        </w:r>
      </w:ins>
      <w:ins w:id="3" w:author="studentcoll" w:date="2026-10-09T11:24:00Z">
        <w:r w:rsidR="00522CFE">
          <w:rPr>
            <w:lang w:val="en-US"/>
          </w:rPr>
          <w:t>P</w:t>
        </w:r>
        <w:r w:rsidR="00522CFE" w:rsidRPr="00522CFE">
          <w:rPr>
            <w:rPrChange w:id="4" w:author="studentcoll" w:date="2026-10-09T11:24:00Z">
              <w:rPr>
                <w:lang w:val="en-US"/>
              </w:rPr>
            </w:rPrChange>
          </w:rPr>
          <w:t xml:space="preserve"> </w:t>
        </w:r>
        <w:r w:rsidR="00522CFE">
          <w:rPr>
            <w:lang w:val="en-US"/>
          </w:rPr>
          <w:t>API</w:t>
        </w:r>
        <w:r w:rsidR="00522CFE" w:rsidRPr="00522CFE">
          <w:rPr>
            <w:rPrChange w:id="5" w:author="studentcoll" w:date="2026-10-09T11:24:00Z">
              <w:rPr>
                <w:lang w:val="en-US"/>
              </w:rPr>
            </w:rPrChange>
          </w:rPr>
          <w:t xml:space="preserve"> </w:t>
        </w:r>
        <w:r w:rsidR="00522CFE">
          <w:t>(</w:t>
        </w:r>
        <w:proofErr w:type="spellStart"/>
        <w:r w:rsidR="00522CFE">
          <w:t>эндпоинты</w:t>
        </w:r>
        <w:proofErr w:type="spellEnd"/>
        <w:r w:rsidR="00522CFE" w:rsidRPr="00522CFE">
          <w:rPr>
            <w:rPrChange w:id="6" w:author="studentcoll" w:date="2026-10-09T11:24:00Z">
              <w:rPr>
                <w:lang w:val="en-US"/>
              </w:rPr>
            </w:rPrChange>
          </w:rPr>
          <w:t xml:space="preserve">, </w:t>
        </w:r>
        <w:proofErr w:type="spellStart"/>
        <w:r w:rsidR="00522CFE">
          <w:t>параментры</w:t>
        </w:r>
        <w:proofErr w:type="spellEnd"/>
        <w:r w:rsidR="00522CFE" w:rsidRPr="00522CFE">
          <w:rPr>
            <w:rPrChange w:id="7" w:author="studentcoll" w:date="2026-10-09T11:24:00Z">
              <w:rPr>
                <w:lang w:val="en-US"/>
              </w:rPr>
            </w:rPrChange>
          </w:rPr>
          <w:t xml:space="preserve">, </w:t>
        </w:r>
        <w:r w:rsidR="00522CFE">
          <w:t>схемы запросов</w:t>
        </w:r>
        <w:r w:rsidR="00522CFE" w:rsidRPr="00522CFE">
          <w:rPr>
            <w:rPrChange w:id="8" w:author="studentcoll" w:date="2026-10-09T11:24:00Z">
              <w:rPr>
                <w:lang w:val="en-US"/>
              </w:rPr>
            </w:rPrChange>
          </w:rPr>
          <w:t>/</w:t>
        </w:r>
        <w:r w:rsidR="00522CFE">
          <w:t>ответов</w:t>
        </w:r>
        <w:r w:rsidR="00522CFE" w:rsidRPr="00522CFE">
          <w:rPr>
            <w:rPrChange w:id="9" w:author="studentcoll" w:date="2026-10-09T11:24:00Z">
              <w:rPr>
                <w:lang w:val="en-US"/>
              </w:rPr>
            </w:rPrChange>
          </w:rPr>
          <w:t xml:space="preserve">, </w:t>
        </w:r>
        <w:r w:rsidR="00522CFE">
          <w:t>коды ошибок</w:t>
        </w:r>
        <w:r w:rsidR="00522CFE" w:rsidRPr="00522CFE">
          <w:rPr>
            <w:rPrChange w:id="10" w:author="studentcoll" w:date="2026-10-09T11:24:00Z">
              <w:rPr>
                <w:lang w:val="en-US"/>
              </w:rPr>
            </w:rPrChange>
          </w:rPr>
          <w:t>)</w:t>
        </w:r>
      </w:ins>
      <w:ins w:id="11" w:author="studentcoll" w:date="2026-10-09T11:25:00Z">
        <w:r w:rsidR="00522CFE">
          <w:t xml:space="preserve"> в формате </w:t>
        </w:r>
        <w:r w:rsidR="00522CFE">
          <w:rPr>
            <w:lang w:val="en-US"/>
          </w:rPr>
          <w:t>json</w:t>
        </w:r>
        <w:r w:rsidR="00522CFE" w:rsidRPr="00522CFE">
          <w:rPr>
            <w:rPrChange w:id="12" w:author="studentcoll" w:date="2026-10-09T11:25:00Z">
              <w:rPr>
                <w:lang w:val="en-US"/>
              </w:rPr>
            </w:rPrChange>
          </w:rPr>
          <w:t>/</w:t>
        </w:r>
        <w:proofErr w:type="spellStart"/>
        <w:r w:rsidR="00522CFE">
          <w:rPr>
            <w:lang w:val="en-US"/>
          </w:rPr>
          <w:t>yaml</w:t>
        </w:r>
        <w:proofErr w:type="spellEnd"/>
        <w:r w:rsidR="00522CFE" w:rsidRPr="00522CFE">
          <w:rPr>
            <w:rPrChange w:id="13" w:author="studentcoll" w:date="2026-10-09T11:25:00Z">
              <w:rPr>
                <w:lang w:val="en-US"/>
              </w:rPr>
            </w:rPrChange>
          </w:rPr>
          <w:t xml:space="preserve">. </w:t>
        </w:r>
        <w:r w:rsidR="00522CFE">
          <w:t xml:space="preserve">В </w:t>
        </w:r>
        <w:r w:rsidR="00522CFE">
          <w:rPr>
            <w:lang w:val="en-US"/>
          </w:rPr>
          <w:t>NE</w:t>
        </w:r>
      </w:ins>
      <w:ins w:id="14" w:author="studentcoll" w:date="2026-10-09T11:26:00Z">
        <w:r w:rsidR="00522CFE">
          <w:rPr>
            <w:lang w:val="en-US"/>
          </w:rPr>
          <w:t>T</w:t>
        </w:r>
        <w:r w:rsidR="00522CFE" w:rsidRPr="00522CFE">
          <w:rPr>
            <w:rPrChange w:id="15" w:author="studentcoll" w:date="2026-10-09T11:26:00Z">
              <w:rPr>
                <w:lang w:val="en-US"/>
              </w:rPr>
            </w:rPrChange>
          </w:rPr>
          <w:t xml:space="preserve"> 8+ </w:t>
        </w:r>
        <w:r w:rsidR="00522CFE">
          <w:t xml:space="preserve">документ </w:t>
        </w:r>
        <w:proofErr w:type="spellStart"/>
        <w:r w:rsidR="00522CFE">
          <w:t>генерируеться</w:t>
        </w:r>
        <w:proofErr w:type="spellEnd"/>
        <w:r w:rsidR="00522CFE">
          <w:t xml:space="preserve"> </w:t>
        </w:r>
        <w:proofErr w:type="spellStart"/>
        <w:r w:rsidR="00522CFE">
          <w:t>всроенным</w:t>
        </w:r>
        <w:proofErr w:type="spellEnd"/>
        <w:r w:rsidR="00522CFE">
          <w:t xml:space="preserve"> пакетом </w:t>
        </w:r>
      </w:ins>
      <w:ins w:id="16" w:author="studentcoll" w:date="2026-10-09T11:27:00Z">
        <w:r w:rsidR="00522CFE">
          <w:rPr>
            <w:lang w:val="en-US"/>
          </w:rPr>
          <w:t>Asp</w:t>
        </w:r>
        <w:r w:rsidR="00522CFE" w:rsidRPr="00522CFE">
          <w:rPr>
            <w:rPrChange w:id="17" w:author="studentcoll" w:date="2026-10-09T11:27:00Z">
              <w:rPr>
                <w:lang w:val="en-US"/>
              </w:rPr>
            </w:rPrChange>
          </w:rPr>
          <w:t xml:space="preserve"> </w:t>
        </w:r>
        <w:r w:rsidR="00522CFE">
          <w:rPr>
            <w:lang w:val="en-US"/>
          </w:rPr>
          <w:t>net</w:t>
        </w:r>
        <w:r w:rsidR="00522CFE" w:rsidRPr="00522CFE">
          <w:rPr>
            <w:rPrChange w:id="18" w:author="studentcoll" w:date="2026-10-09T11:27:00Z">
              <w:rPr>
                <w:lang w:val="en-US"/>
              </w:rPr>
            </w:rPrChange>
          </w:rPr>
          <w:t xml:space="preserve"> </w:t>
        </w:r>
        <w:r w:rsidR="00522CFE">
          <w:rPr>
            <w:lang w:val="en-US"/>
          </w:rPr>
          <w:t>core</w:t>
        </w:r>
        <w:r w:rsidR="00522CFE" w:rsidRPr="00522CFE">
          <w:rPr>
            <w:rPrChange w:id="19" w:author="studentcoll" w:date="2026-10-09T11:27:00Z">
              <w:rPr>
                <w:lang w:val="en-US"/>
              </w:rPr>
            </w:rPrChange>
          </w:rPr>
          <w:t xml:space="preserve"> </w:t>
        </w:r>
        <w:r w:rsidR="00522CFE">
          <w:t xml:space="preserve">через </w:t>
        </w:r>
        <w:proofErr w:type="spellStart"/>
        <w:r w:rsidR="00522CFE">
          <w:rPr>
            <w:lang w:val="en-US"/>
          </w:rPr>
          <w:t>bulder</w:t>
        </w:r>
        <w:proofErr w:type="spellEnd"/>
        <w:r w:rsidR="00522CFE" w:rsidRPr="00522CFE">
          <w:rPr>
            <w:rPrChange w:id="20" w:author="studentcoll" w:date="2026-10-09T11:27:00Z">
              <w:rPr>
                <w:lang w:val="en-US"/>
              </w:rPr>
            </w:rPrChange>
          </w:rPr>
          <w:t xml:space="preserve"> </w:t>
        </w:r>
        <w:proofErr w:type="spellStart"/>
        <w:r w:rsidR="00522CFE">
          <w:rPr>
            <w:lang w:val="en-US"/>
          </w:rPr>
          <w:t>servies</w:t>
        </w:r>
        <w:proofErr w:type="spellEnd"/>
        <w:r w:rsidR="00522CFE" w:rsidRPr="00522CFE">
          <w:rPr>
            <w:rPrChange w:id="21" w:author="studentcoll" w:date="2026-10-09T11:27:00Z">
              <w:rPr>
                <w:lang w:val="en-US"/>
              </w:rPr>
            </w:rPrChange>
          </w:rPr>
          <w:t xml:space="preserve"> </w:t>
        </w:r>
        <w:r w:rsidR="00522CFE">
          <w:rPr>
            <w:lang w:val="en-US"/>
          </w:rPr>
          <w:t>add</w:t>
        </w:r>
        <w:r w:rsidR="00522CFE" w:rsidRPr="00522CFE">
          <w:rPr>
            <w:rPrChange w:id="22" w:author="studentcoll" w:date="2026-10-09T11:27:00Z">
              <w:rPr>
                <w:lang w:val="en-US"/>
              </w:rPr>
            </w:rPrChange>
          </w:rPr>
          <w:t xml:space="preserve"> </w:t>
        </w:r>
        <w:r w:rsidR="00522CFE">
          <w:rPr>
            <w:lang w:val="en-US"/>
          </w:rPr>
          <w:t>open</w:t>
        </w:r>
        <w:r w:rsidR="00522CFE" w:rsidRPr="00522CFE">
          <w:rPr>
            <w:rPrChange w:id="23" w:author="studentcoll" w:date="2026-10-09T11:27:00Z">
              <w:rPr>
                <w:lang w:val="en-US"/>
              </w:rPr>
            </w:rPrChange>
          </w:rPr>
          <w:t xml:space="preserve"> </w:t>
        </w:r>
        <w:proofErr w:type="spellStart"/>
        <w:r w:rsidR="00522CFE">
          <w:rPr>
            <w:lang w:val="en-US"/>
          </w:rPr>
          <w:t>api</w:t>
        </w:r>
        <w:proofErr w:type="spellEnd"/>
        <w:r w:rsidR="00522CFE" w:rsidRPr="00522CFE">
          <w:rPr>
            <w:rPrChange w:id="24" w:author="studentcoll" w:date="2026-10-09T11:27:00Z">
              <w:rPr>
                <w:lang w:val="en-US"/>
              </w:rPr>
            </w:rPrChange>
          </w:rPr>
          <w:t xml:space="preserve"> </w:t>
        </w:r>
        <w:r w:rsidR="00522CFE">
          <w:t xml:space="preserve">и </w:t>
        </w:r>
        <w:r w:rsidR="00522CFE">
          <w:rPr>
            <w:lang w:val="en-US"/>
          </w:rPr>
          <w:t>middleware</w:t>
        </w:r>
        <w:r w:rsidR="00522CFE" w:rsidRPr="00522CFE">
          <w:rPr>
            <w:rPrChange w:id="25" w:author="studentcoll" w:date="2026-10-09T11:27:00Z">
              <w:rPr>
                <w:lang w:val="en-US"/>
              </w:rPr>
            </w:rPrChange>
          </w:rPr>
          <w:t xml:space="preserve"> </w:t>
        </w:r>
        <w:r w:rsidR="00522CFE">
          <w:rPr>
            <w:lang w:val="en-US"/>
          </w:rPr>
          <w:t>app</w:t>
        </w:r>
        <w:r w:rsidR="00522CFE" w:rsidRPr="00522CFE">
          <w:rPr>
            <w:rPrChange w:id="26" w:author="studentcoll" w:date="2026-10-09T11:27:00Z">
              <w:rPr>
                <w:lang w:val="en-US"/>
              </w:rPr>
            </w:rPrChange>
          </w:rPr>
          <w:t xml:space="preserve"> </w:t>
        </w:r>
        <w:r w:rsidR="00522CFE">
          <w:rPr>
            <w:lang w:val="en-US"/>
          </w:rPr>
          <w:t>map</w:t>
        </w:r>
        <w:r w:rsidR="00522CFE" w:rsidRPr="00522CFE">
          <w:rPr>
            <w:rPrChange w:id="27" w:author="studentcoll" w:date="2026-10-09T11:27:00Z">
              <w:rPr>
                <w:lang w:val="en-US"/>
              </w:rPr>
            </w:rPrChange>
          </w:rPr>
          <w:t xml:space="preserve"> </w:t>
        </w:r>
        <w:r w:rsidR="00522CFE">
          <w:rPr>
            <w:lang w:val="en-US"/>
          </w:rPr>
          <w:t>op</w:t>
        </w:r>
      </w:ins>
      <w:ins w:id="28" w:author="studentcoll" w:date="2026-10-09T11:28:00Z">
        <w:r w:rsidR="00522CFE">
          <w:rPr>
            <w:lang w:val="en-US"/>
          </w:rPr>
          <w:t>en</w:t>
        </w:r>
        <w:r w:rsidR="00522CFE" w:rsidRPr="00522CFE">
          <w:rPr>
            <w:rPrChange w:id="29" w:author="studentcoll" w:date="2026-10-09T11:28:00Z">
              <w:rPr>
                <w:lang w:val="en-US"/>
              </w:rPr>
            </w:rPrChange>
          </w:rPr>
          <w:t xml:space="preserve"> </w:t>
        </w:r>
        <w:proofErr w:type="spellStart"/>
        <w:r w:rsidR="00522CFE">
          <w:rPr>
            <w:lang w:val="en-US"/>
          </w:rPr>
          <w:t>api</w:t>
        </w:r>
        <w:proofErr w:type="spellEnd"/>
        <w:r w:rsidR="00522CFE" w:rsidRPr="00522CFE">
          <w:rPr>
            <w:rPrChange w:id="30" w:author="studentcoll" w:date="2026-10-09T11:28:00Z">
              <w:rPr>
                <w:lang w:val="en-US"/>
              </w:rPr>
            </w:rPrChange>
          </w:rPr>
          <w:t xml:space="preserve">, </w:t>
        </w:r>
        <w:r w:rsidR="00522CFE">
          <w:t xml:space="preserve">а также может генерироваться через </w:t>
        </w:r>
        <w:proofErr w:type="spellStart"/>
        <w:r w:rsidR="00522CFE">
          <w:rPr>
            <w:lang w:val="en-US"/>
          </w:rPr>
          <w:t>swashbukle</w:t>
        </w:r>
        <w:proofErr w:type="spellEnd"/>
        <w:r w:rsidR="00522CFE" w:rsidRPr="00522CFE">
          <w:rPr>
            <w:rPrChange w:id="31" w:author="studentcoll" w:date="2026-10-09T11:28:00Z">
              <w:rPr>
                <w:lang w:val="en-US"/>
              </w:rPr>
            </w:rPrChange>
          </w:rPr>
          <w:t xml:space="preserve"> </w:t>
        </w:r>
        <w:r w:rsidR="00522CFE">
          <w:rPr>
            <w:lang w:val="en-US"/>
          </w:rPr>
          <w:t>asp</w:t>
        </w:r>
        <w:r w:rsidR="00522CFE" w:rsidRPr="00522CFE">
          <w:rPr>
            <w:rPrChange w:id="32" w:author="studentcoll" w:date="2026-10-09T11:28:00Z">
              <w:rPr>
                <w:lang w:val="en-US"/>
              </w:rPr>
            </w:rPrChange>
          </w:rPr>
          <w:t xml:space="preserve"> </w:t>
        </w:r>
        <w:proofErr w:type="spellStart"/>
        <w:r w:rsidR="00522CFE">
          <w:rPr>
            <w:lang w:val="en-US"/>
          </w:rPr>
          <w:t>nwt</w:t>
        </w:r>
        <w:proofErr w:type="spellEnd"/>
        <w:r w:rsidR="00522CFE" w:rsidRPr="00522CFE">
          <w:rPr>
            <w:rPrChange w:id="33" w:author="studentcoll" w:date="2026-10-09T11:28:00Z">
              <w:rPr>
                <w:lang w:val="en-US"/>
              </w:rPr>
            </w:rPrChange>
          </w:rPr>
          <w:t xml:space="preserve"> </w:t>
        </w:r>
        <w:proofErr w:type="gramStart"/>
        <w:r w:rsidR="00522CFE">
          <w:rPr>
            <w:lang w:val="en-US"/>
          </w:rPr>
          <w:t>core</w:t>
        </w:r>
        <w:r w:rsidR="00522CFE" w:rsidRPr="00522CFE">
          <w:rPr>
            <w:rPrChange w:id="34" w:author="studentcoll" w:date="2026-10-09T11:28:00Z">
              <w:rPr>
                <w:lang w:val="en-US"/>
              </w:rPr>
            </w:rPrChange>
          </w:rPr>
          <w:t xml:space="preserve"> </w:t>
        </w:r>
      </w:ins>
      <w:ins w:id="35" w:author="studentcoll" w:date="2026-10-09T11:29:00Z">
        <w:r w:rsidR="00522CFE" w:rsidRPr="00522CFE">
          <w:rPr>
            <w:rPrChange w:id="36" w:author="studentcoll" w:date="2026-10-09T11:29:00Z">
              <w:rPr>
                <w:lang w:val="en-US"/>
              </w:rPr>
            </w:rPrChange>
          </w:rPr>
          <w:t>.</w:t>
        </w:r>
        <w:proofErr w:type="gramEnd"/>
        <w:r w:rsidR="00522CFE">
          <w:t xml:space="preserve"> Для </w:t>
        </w:r>
        <w:proofErr w:type="spellStart"/>
        <w:r w:rsidR="00522CFE">
          <w:t>виззуализации</w:t>
        </w:r>
        <w:proofErr w:type="spellEnd"/>
        <w:r w:rsidR="00522CFE">
          <w:t xml:space="preserve"> подключают </w:t>
        </w:r>
        <w:r w:rsidR="00522CFE">
          <w:rPr>
            <w:lang w:val="en-US"/>
          </w:rPr>
          <w:t>UI</w:t>
        </w:r>
        <w:r w:rsidR="00522CFE" w:rsidRPr="00522CFE">
          <w:rPr>
            <w:rPrChange w:id="37" w:author="studentcoll" w:date="2026-10-09T11:29:00Z">
              <w:rPr>
                <w:lang w:val="en-US"/>
              </w:rPr>
            </w:rPrChange>
          </w:rPr>
          <w:t xml:space="preserve">: </w:t>
        </w:r>
        <w:proofErr w:type="spellStart"/>
        <w:r w:rsidR="00522CFE">
          <w:rPr>
            <w:lang w:val="en-US"/>
          </w:rPr>
          <w:t>swagwr</w:t>
        </w:r>
        <w:proofErr w:type="spellEnd"/>
        <w:r w:rsidR="00522CFE" w:rsidRPr="00522CFE">
          <w:rPr>
            <w:rPrChange w:id="38" w:author="studentcoll" w:date="2026-10-09T11:29:00Z">
              <w:rPr>
                <w:lang w:val="en-US"/>
              </w:rPr>
            </w:rPrChange>
          </w:rPr>
          <w:t xml:space="preserve"> </w:t>
        </w:r>
        <w:r w:rsidR="00522CFE">
          <w:rPr>
            <w:lang w:val="en-US"/>
          </w:rPr>
          <w:t>Ui</w:t>
        </w:r>
        <w:r w:rsidR="00522CFE" w:rsidRPr="00522CFE">
          <w:rPr>
            <w:rPrChange w:id="39" w:author="studentcoll" w:date="2026-10-09T11:29:00Z">
              <w:rPr>
                <w:lang w:val="en-US"/>
              </w:rPr>
            </w:rPrChange>
          </w:rPr>
          <w:t xml:space="preserve"> </w:t>
        </w:r>
        <w:r w:rsidR="00522CFE">
          <w:t xml:space="preserve">или </w:t>
        </w:r>
        <w:proofErr w:type="gramStart"/>
        <w:r w:rsidR="00522CFE">
          <w:rPr>
            <w:lang w:val="en-US"/>
          </w:rPr>
          <w:t>scalar</w:t>
        </w:r>
        <w:r w:rsidR="00522CFE" w:rsidRPr="00522CFE">
          <w:rPr>
            <w:rPrChange w:id="40" w:author="studentcoll" w:date="2026-10-09T11:29:00Z">
              <w:rPr>
                <w:lang w:val="en-US"/>
              </w:rPr>
            </w:rPrChange>
          </w:rPr>
          <w:t xml:space="preserve"> </w:t>
        </w:r>
      </w:ins>
      <w:ins w:id="41" w:author="studentcoll" w:date="2026-10-09T11:30:00Z">
        <w:r w:rsidR="00522CFE" w:rsidRPr="00522CFE">
          <w:rPr>
            <w:rPrChange w:id="42" w:author="studentcoll" w:date="2026-10-09T11:30:00Z">
              <w:rPr>
                <w:lang w:val="en-US"/>
              </w:rPr>
            </w:rPrChange>
          </w:rPr>
          <w:t>.</w:t>
        </w:r>
        <w:proofErr w:type="gramEnd"/>
        <w:r w:rsidR="00522CFE" w:rsidRPr="00522CFE">
          <w:rPr>
            <w:rPrChange w:id="43" w:author="studentcoll" w:date="2026-10-09T11:30:00Z">
              <w:rPr>
                <w:lang w:val="en-US"/>
              </w:rPr>
            </w:rPrChange>
          </w:rPr>
          <w:t xml:space="preserve"> </w:t>
        </w:r>
        <w:r w:rsidR="00522CFE">
          <w:t xml:space="preserve">Оба способ читают один </w:t>
        </w:r>
        <w:r w:rsidR="00EA6830">
          <w:t xml:space="preserve">и тот же </w:t>
        </w:r>
        <w:proofErr w:type="spellStart"/>
        <w:r w:rsidR="00EA6830">
          <w:t>сгенерир</w:t>
        </w:r>
      </w:ins>
      <w:ins w:id="44" w:author="studentcoll" w:date="2026-10-09T11:31:00Z">
        <w:r w:rsidR="00EA6830">
          <w:t>ованны</w:t>
        </w:r>
        <w:proofErr w:type="spellEnd"/>
        <w:r w:rsidR="00EA6830">
          <w:t xml:space="preserve"> </w:t>
        </w:r>
        <w:proofErr w:type="spellStart"/>
        <w:r w:rsidR="00EA6830">
          <w:t>ый</w:t>
        </w:r>
        <w:proofErr w:type="spellEnd"/>
        <w:r w:rsidR="00EA6830">
          <w:t xml:space="preserve"> </w:t>
        </w:r>
        <w:r w:rsidR="00EA6830">
          <w:rPr>
            <w:lang w:val="en-US"/>
          </w:rPr>
          <w:t>open</w:t>
        </w:r>
        <w:r w:rsidR="00EA6830" w:rsidRPr="00EA6830">
          <w:rPr>
            <w:rPrChange w:id="45" w:author="studentcoll" w:date="2026-10-09T11:31:00Z">
              <w:rPr>
                <w:lang w:val="en-US"/>
              </w:rPr>
            </w:rPrChange>
          </w:rPr>
          <w:t xml:space="preserve"> </w:t>
        </w:r>
        <w:proofErr w:type="spellStart"/>
        <w:r w:rsidR="00EA6830">
          <w:rPr>
            <w:lang w:val="en-US"/>
          </w:rPr>
          <w:t>api</w:t>
        </w:r>
        <w:proofErr w:type="spellEnd"/>
        <w:r w:rsidR="00EA6830">
          <w:t xml:space="preserve"> док </w:t>
        </w:r>
        <w:r w:rsidR="00EA6830" w:rsidRPr="00EA6830">
          <w:rPr>
            <w:rPrChange w:id="46" w:author="studentcoll" w:date="2026-10-09T11:31:00Z">
              <w:rPr>
                <w:lang w:val="en-US"/>
              </w:rPr>
            </w:rPrChange>
          </w:rPr>
          <w:t xml:space="preserve"> </w:t>
        </w:r>
      </w:ins>
      <w:r>
        <w:br/>
      </w:r>
      <w:r>
        <w:br/>
      </w:r>
      <w:proofErr w:type="gramStart"/>
      <w:r>
        <w:t>A2 Объясните</w:t>
      </w:r>
      <w:proofErr w:type="gramEnd"/>
      <w:r>
        <w:t xml:space="preserve"> назначение HTTP-заголовка </w:t>
      </w:r>
      <w:proofErr w:type="spellStart"/>
      <w:r>
        <w:t>ETag</w:t>
      </w:r>
      <w:proofErr w:type="spellEnd"/>
      <w:r>
        <w:t xml:space="preserve">. Как сервер формирует ответ 304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Modified</w:t>
      </w:r>
      <w:proofErr w:type="spellEnd"/>
      <w:r>
        <w:t xml:space="preserve"> и почему это экономит трафик?</w:t>
      </w:r>
    </w:p>
    <w:p w14:paraId="6D723D6D" w14:textId="77777777" w:rsidR="0050327E" w:rsidRDefault="00EA6830" w:rsidP="008538AD">
      <w:pPr>
        <w:pStyle w:val="a3"/>
        <w:rPr>
          <w:ins w:id="47" w:author="studentcoll" w:date="2026-10-09T11:42:00Z"/>
        </w:rPr>
      </w:pPr>
      <w:proofErr w:type="spellStart"/>
      <w:ins w:id="48" w:author="studentcoll" w:date="2026-10-09T11:31:00Z">
        <w:r>
          <w:t>Индефикатор</w:t>
        </w:r>
        <w:proofErr w:type="spellEnd"/>
        <w:r>
          <w:t xml:space="preserve"> версии кон</w:t>
        </w:r>
      </w:ins>
      <w:ins w:id="49" w:author="studentcoll" w:date="2026-10-09T11:32:00Z">
        <w:r>
          <w:t xml:space="preserve">кретного </w:t>
        </w:r>
        <w:proofErr w:type="spellStart"/>
        <w:r>
          <w:t>предсталения</w:t>
        </w:r>
        <w:proofErr w:type="spellEnd"/>
        <w:r>
          <w:t xml:space="preserve"> ресурса</w:t>
        </w:r>
        <w:r w:rsidRPr="00EA6830">
          <w:rPr>
            <w:rPrChange w:id="50" w:author="studentcoll" w:date="2026-10-09T11:32:00Z">
              <w:rPr>
                <w:lang w:val="en-US"/>
              </w:rPr>
            </w:rPrChange>
          </w:rPr>
          <w:t xml:space="preserve">, </w:t>
        </w:r>
        <w:r>
          <w:t xml:space="preserve">обычно </w:t>
        </w:r>
      </w:ins>
      <w:proofErr w:type="spellStart"/>
      <w:ins w:id="51" w:author="studentcoll" w:date="2026-10-09T11:33:00Z">
        <w:r>
          <w:t>хэшот</w:t>
        </w:r>
        <w:proofErr w:type="spellEnd"/>
        <w:r>
          <w:t xml:space="preserve"> содержимого или от ключевых полей </w:t>
        </w:r>
        <w:proofErr w:type="gramStart"/>
        <w:r>
          <w:rPr>
            <w:lang w:val="en-US"/>
          </w:rPr>
          <w:t>id</w:t>
        </w:r>
        <w:r w:rsidRPr="00EA6830">
          <w:rPr>
            <w:rPrChange w:id="52" w:author="studentcoll" w:date="2026-10-09T11:33:00Z">
              <w:rPr>
                <w:lang w:val="en-US"/>
              </w:rPr>
            </w:rPrChange>
          </w:rPr>
          <w:t xml:space="preserve"> </w:t>
        </w:r>
      </w:ins>
      <w:ins w:id="53" w:author="studentcoll" w:date="2026-10-09T11:34:00Z">
        <w:r w:rsidRPr="00EA6830">
          <w:rPr>
            <w:rPrChange w:id="54" w:author="studentcoll" w:date="2026-10-09T11:34:00Z">
              <w:rPr>
                <w:lang w:val="en-US"/>
              </w:rPr>
            </w:rPrChange>
          </w:rPr>
          <w:t>,</w:t>
        </w:r>
        <w:proofErr w:type="gramEnd"/>
        <w:r w:rsidRPr="00EA6830">
          <w:rPr>
            <w:rPrChange w:id="55" w:author="studentcoll" w:date="2026-10-09T11:34:00Z">
              <w:rPr>
                <w:lang w:val="en-US"/>
              </w:rPr>
            </w:rPrChange>
          </w:rPr>
          <w:t xml:space="preserve"> </w:t>
        </w:r>
        <w:proofErr w:type="spellStart"/>
        <w:r>
          <w:rPr>
            <w:lang w:val="en-US"/>
          </w:rPr>
          <w:t>Updt</w:t>
        </w:r>
        <w:proofErr w:type="spellEnd"/>
        <w:r w:rsidRPr="00EA6830">
          <w:rPr>
            <w:rPrChange w:id="56" w:author="studentcoll" w:date="2026-10-09T11:34:00Z">
              <w:rPr>
                <w:lang w:val="en-US"/>
              </w:rPr>
            </w:rPrChange>
          </w:rPr>
          <w:t xml:space="preserve"> </w:t>
        </w:r>
        <w:r>
          <w:rPr>
            <w:lang w:val="en-US"/>
          </w:rPr>
          <w:t>at</w:t>
        </w:r>
        <w:r w:rsidRPr="00EA6830">
          <w:rPr>
            <w:rPrChange w:id="57" w:author="studentcoll" w:date="2026-10-09T11:34:00Z">
              <w:rPr>
                <w:lang w:val="en-US"/>
              </w:rPr>
            </w:rPrChange>
          </w:rPr>
          <w:t xml:space="preserve">. </w:t>
        </w:r>
        <w:r>
          <w:t xml:space="preserve">Клиент при повторном запросе отправляет </w:t>
        </w:r>
        <w:r>
          <w:rPr>
            <w:lang w:val="en-US"/>
          </w:rPr>
          <w:t>if</w:t>
        </w:r>
        <w:r w:rsidRPr="00EA6830">
          <w:rPr>
            <w:rPrChange w:id="58" w:author="studentcoll" w:date="2026-10-09T11:34:00Z">
              <w:rPr>
                <w:lang w:val="en-US"/>
              </w:rPr>
            </w:rPrChange>
          </w:rPr>
          <w:t>-</w:t>
        </w:r>
        <w:r>
          <w:rPr>
            <w:lang w:val="en-US"/>
          </w:rPr>
          <w:t>none</w:t>
        </w:r>
        <w:r w:rsidRPr="00EA6830">
          <w:rPr>
            <w:rPrChange w:id="59" w:author="studentcoll" w:date="2026-10-09T11:34:00Z">
              <w:rPr>
                <w:lang w:val="en-US"/>
              </w:rPr>
            </w:rPrChange>
          </w:rPr>
          <w:t>-</w:t>
        </w:r>
        <w:r>
          <w:rPr>
            <w:lang w:val="en-US"/>
          </w:rPr>
          <w:t>match</w:t>
        </w:r>
        <w:r w:rsidRPr="00EA6830">
          <w:rPr>
            <w:rPrChange w:id="60" w:author="studentcoll" w:date="2026-10-09T11:34:00Z">
              <w:rPr>
                <w:lang w:val="en-US"/>
              </w:rPr>
            </w:rPrChange>
          </w:rPr>
          <w:t>:</w:t>
        </w:r>
      </w:ins>
      <w:ins w:id="61" w:author="studentcoll" w:date="2026-10-09T11:35:00Z">
        <w:r w:rsidRPr="00EA6830">
          <w:rPr>
            <w:rPrChange w:id="62" w:author="studentcoll" w:date="2026-10-09T11:35:00Z">
              <w:rPr>
                <w:lang w:val="en-US"/>
              </w:rPr>
            </w:rPrChange>
          </w:rPr>
          <w:t>&lt;</w:t>
        </w:r>
        <w:proofErr w:type="spellStart"/>
        <w:r>
          <w:rPr>
            <w:lang w:val="en-US"/>
          </w:rPr>
          <w:t>etag</w:t>
        </w:r>
        <w:proofErr w:type="spellEnd"/>
        <w:r w:rsidRPr="00EA6830">
          <w:rPr>
            <w:rPrChange w:id="63" w:author="studentcoll" w:date="2026-10-09T11:35:00Z">
              <w:rPr>
                <w:lang w:val="en-US"/>
              </w:rPr>
            </w:rPrChange>
          </w:rPr>
          <w:t xml:space="preserve">&gt;, </w:t>
        </w:r>
        <w:r>
          <w:t xml:space="preserve">и если сервер видит что ресурс не </w:t>
        </w:r>
        <w:proofErr w:type="spellStart"/>
        <w:proofErr w:type="gramStart"/>
        <w:r>
          <w:t>иизменился</w:t>
        </w:r>
        <w:proofErr w:type="spellEnd"/>
        <w:r>
          <w:t xml:space="preserve">  он</w:t>
        </w:r>
        <w:proofErr w:type="gramEnd"/>
        <w:r>
          <w:t xml:space="preserve"> </w:t>
        </w:r>
        <w:proofErr w:type="spellStart"/>
        <w:r>
          <w:t>возрашяет</w:t>
        </w:r>
        <w:proofErr w:type="spellEnd"/>
        <w:r>
          <w:t xml:space="preserve">  304 нот </w:t>
        </w:r>
      </w:ins>
      <w:proofErr w:type="spellStart"/>
      <w:ins w:id="64" w:author="studentcoll" w:date="2026-10-09T11:36:00Z">
        <w:r>
          <w:t>мадифед</w:t>
        </w:r>
        <w:proofErr w:type="spellEnd"/>
        <w:r>
          <w:t xml:space="preserve"> без тела</w:t>
        </w:r>
        <w:r w:rsidRPr="00EA6830">
          <w:rPr>
            <w:rPrChange w:id="65" w:author="studentcoll" w:date="2026-10-09T11:36:00Z">
              <w:rPr>
                <w:lang w:val="en-US"/>
              </w:rPr>
            </w:rPrChange>
          </w:rPr>
          <w:t xml:space="preserve">. </w:t>
        </w:r>
        <w:r>
          <w:t xml:space="preserve">Это экономит трафик потому что клиент получает только статус и </w:t>
        </w:r>
        <w:proofErr w:type="gramStart"/>
        <w:r>
          <w:t>заголовки  а</w:t>
        </w:r>
        <w:proofErr w:type="gramEnd"/>
        <w:r>
          <w:t xml:space="preserve"> не полный </w:t>
        </w:r>
        <w:proofErr w:type="spellStart"/>
        <w:r>
          <w:t>джейсон</w:t>
        </w:r>
        <w:proofErr w:type="spellEnd"/>
        <w:r>
          <w:t xml:space="preserve"> </w:t>
        </w:r>
      </w:ins>
      <w:ins w:id="66" w:author="studentcoll" w:date="2026-10-09T11:37:00Z">
        <w:r>
          <w:t xml:space="preserve">браузер при этом использует </w:t>
        </w:r>
        <w:proofErr w:type="spellStart"/>
        <w:r>
          <w:t>закешированую</w:t>
        </w:r>
        <w:proofErr w:type="spellEnd"/>
        <w:r>
          <w:t xml:space="preserve"> </w:t>
        </w:r>
        <w:proofErr w:type="spellStart"/>
        <w:r>
          <w:t>копибю</w:t>
        </w:r>
      </w:ins>
      <w:proofErr w:type="spellEnd"/>
      <w:del w:id="67" w:author="studentcoll" w:date="2026-10-09T11:34:00Z">
        <w:r w:rsidR="008538AD" w:rsidRPr="00EA6830" w:rsidDel="00EA6830">
          <w:rPr>
            <w:rPrChange w:id="68" w:author="studentcoll" w:date="2026-10-09T11:36:00Z">
              <w:rPr/>
            </w:rPrChange>
          </w:rPr>
          <w:br/>
        </w:r>
      </w:del>
      <w:r w:rsidR="008538AD" w:rsidRPr="00EA6830">
        <w:rPr>
          <w:rPrChange w:id="69" w:author="studentcoll" w:date="2026-10-09T11:36:00Z">
            <w:rPr/>
          </w:rPrChange>
        </w:rPr>
        <w:br/>
      </w:r>
      <w:r w:rsidR="008538AD" w:rsidRPr="008538AD">
        <w:rPr>
          <w:lang w:val="en-US"/>
        </w:rPr>
        <w:t>A</w:t>
      </w:r>
      <w:r w:rsidR="008538AD" w:rsidRPr="00EA6830">
        <w:rPr>
          <w:rPrChange w:id="70" w:author="studentcoll" w:date="2026-10-09T11:36:00Z">
            <w:rPr>
              <w:lang w:val="en-US"/>
            </w:rPr>
          </w:rPrChange>
        </w:rPr>
        <w:t xml:space="preserve">3 </w:t>
      </w:r>
      <w:r w:rsidR="008538AD">
        <w:t>В</w:t>
      </w:r>
      <w:r w:rsidR="008538AD" w:rsidRPr="00EA6830">
        <w:rPr>
          <w:rPrChange w:id="71" w:author="studentcoll" w:date="2026-10-09T11:36:00Z">
            <w:rPr>
              <w:lang w:val="en-US"/>
            </w:rPr>
          </w:rPrChange>
        </w:rPr>
        <w:t xml:space="preserve"> </w:t>
      </w:r>
      <w:r w:rsidR="008538AD">
        <w:t>чём</w:t>
      </w:r>
      <w:r w:rsidR="008538AD" w:rsidRPr="00EA6830">
        <w:rPr>
          <w:rPrChange w:id="72" w:author="studentcoll" w:date="2026-10-09T11:36:00Z">
            <w:rPr>
              <w:lang w:val="en-US"/>
            </w:rPr>
          </w:rPrChange>
        </w:rPr>
        <w:t xml:space="preserve"> </w:t>
      </w:r>
      <w:r w:rsidR="008538AD">
        <w:t>разница</w:t>
      </w:r>
      <w:r w:rsidR="008538AD" w:rsidRPr="00EA6830">
        <w:rPr>
          <w:rPrChange w:id="73" w:author="studentcoll" w:date="2026-10-09T11:36:00Z">
            <w:rPr>
              <w:lang w:val="en-US"/>
            </w:rPr>
          </w:rPrChange>
        </w:rPr>
        <w:t xml:space="preserve"> </w:t>
      </w:r>
      <w:r w:rsidR="008538AD">
        <w:t>между</w:t>
      </w:r>
      <w:r w:rsidR="008538AD" w:rsidRPr="00EA6830">
        <w:rPr>
          <w:rPrChange w:id="74" w:author="studentcoll" w:date="2026-10-09T11:36:00Z">
            <w:rPr>
              <w:lang w:val="en-US"/>
            </w:rPr>
          </w:rPrChange>
        </w:rPr>
        <w:t xml:space="preserve"> </w:t>
      </w:r>
      <w:proofErr w:type="spellStart"/>
      <w:r w:rsidR="008538AD" w:rsidRPr="008538AD">
        <w:rPr>
          <w:lang w:val="en-US"/>
        </w:rPr>
        <w:t>WebApplication</w:t>
      </w:r>
      <w:proofErr w:type="spellEnd"/>
      <w:r w:rsidR="008538AD" w:rsidRPr="00EA6830">
        <w:rPr>
          <w:rPrChange w:id="75" w:author="studentcoll" w:date="2026-10-09T11:36:00Z">
            <w:rPr>
              <w:lang w:val="en-US"/>
            </w:rPr>
          </w:rPrChange>
        </w:rPr>
        <w:t>.</w:t>
      </w:r>
      <w:proofErr w:type="spellStart"/>
      <w:r w:rsidR="008538AD" w:rsidRPr="008538AD">
        <w:rPr>
          <w:lang w:val="en-US"/>
        </w:rPr>
        <w:t>CreateBuilder</w:t>
      </w:r>
      <w:proofErr w:type="spellEnd"/>
      <w:r w:rsidR="008538AD" w:rsidRPr="00EA6830">
        <w:rPr>
          <w:rPrChange w:id="76" w:author="studentcoll" w:date="2026-10-09T11:36:00Z">
            <w:rPr>
              <w:lang w:val="en-US"/>
            </w:rPr>
          </w:rPrChange>
        </w:rPr>
        <w:t>() (</w:t>
      </w:r>
      <w:r w:rsidR="008538AD" w:rsidRPr="008538AD">
        <w:rPr>
          <w:lang w:val="en-US"/>
        </w:rPr>
        <w:t>Minimal</w:t>
      </w:r>
      <w:r w:rsidR="008538AD" w:rsidRPr="00EA6830">
        <w:rPr>
          <w:rPrChange w:id="77" w:author="studentcoll" w:date="2026-10-09T11:36:00Z">
            <w:rPr>
              <w:lang w:val="en-US"/>
            </w:rPr>
          </w:rPrChange>
        </w:rPr>
        <w:t xml:space="preserve"> </w:t>
      </w:r>
      <w:r w:rsidR="008538AD" w:rsidRPr="008538AD">
        <w:rPr>
          <w:lang w:val="en-US"/>
        </w:rPr>
        <w:t>Hosting</w:t>
      </w:r>
      <w:r w:rsidR="008538AD" w:rsidRPr="00EA6830">
        <w:rPr>
          <w:rPrChange w:id="78" w:author="studentcoll" w:date="2026-10-09T11:36:00Z">
            <w:rPr>
              <w:lang w:val="en-US"/>
            </w:rPr>
          </w:rPrChange>
        </w:rPr>
        <w:t xml:space="preserve">) </w:t>
      </w:r>
      <w:r w:rsidR="008538AD">
        <w:t>и</w:t>
      </w:r>
      <w:r w:rsidR="008538AD" w:rsidRPr="00EA6830">
        <w:rPr>
          <w:rPrChange w:id="79" w:author="studentcoll" w:date="2026-10-09T11:36:00Z">
            <w:rPr>
              <w:lang w:val="en-US"/>
            </w:rPr>
          </w:rPrChange>
        </w:rPr>
        <w:t xml:space="preserve"> </w:t>
      </w:r>
      <w:r w:rsidR="008538AD">
        <w:t>классическим</w:t>
      </w:r>
      <w:r w:rsidR="008538AD" w:rsidRPr="00EA6830">
        <w:rPr>
          <w:rPrChange w:id="80" w:author="studentcoll" w:date="2026-10-09T11:36:00Z">
            <w:rPr>
              <w:lang w:val="en-US"/>
            </w:rPr>
          </w:rPrChange>
        </w:rPr>
        <w:t xml:space="preserve"> </w:t>
      </w:r>
      <w:r w:rsidR="008538AD" w:rsidRPr="008538AD">
        <w:rPr>
          <w:lang w:val="en-US"/>
        </w:rPr>
        <w:t>Startup</w:t>
      </w:r>
      <w:r w:rsidR="008538AD" w:rsidRPr="00EA6830">
        <w:rPr>
          <w:rPrChange w:id="81" w:author="studentcoll" w:date="2026-10-09T11:36:00Z">
            <w:rPr>
              <w:lang w:val="en-US"/>
            </w:rPr>
          </w:rPrChange>
        </w:rPr>
        <w:t>.</w:t>
      </w:r>
      <w:r w:rsidR="008538AD" w:rsidRPr="008538AD">
        <w:rPr>
          <w:lang w:val="en-US"/>
        </w:rPr>
        <w:t>cs</w:t>
      </w:r>
      <w:r w:rsidR="008538AD" w:rsidRPr="00EA6830">
        <w:rPr>
          <w:rPrChange w:id="82" w:author="studentcoll" w:date="2026-10-09T11:36:00Z">
            <w:rPr>
              <w:lang w:val="en-US"/>
            </w:rPr>
          </w:rPrChange>
        </w:rPr>
        <w:t xml:space="preserve">? </w:t>
      </w:r>
      <w:r w:rsidR="008538AD">
        <w:t xml:space="preserve">Приведите пример кода </w:t>
      </w:r>
      <w:proofErr w:type="spellStart"/>
      <w:r w:rsidR="008538AD">
        <w:t>Minimal</w:t>
      </w:r>
      <w:proofErr w:type="spellEnd"/>
      <w:r w:rsidR="008538AD">
        <w:t xml:space="preserve"> </w:t>
      </w:r>
      <w:proofErr w:type="spellStart"/>
      <w:r w:rsidR="008538AD">
        <w:t>Hosting</w:t>
      </w:r>
      <w:proofErr w:type="spellEnd"/>
      <w:r w:rsidR="008538AD">
        <w:t xml:space="preserve"> с одним </w:t>
      </w:r>
      <w:proofErr w:type="spellStart"/>
      <w:r w:rsidR="008538AD">
        <w:t>endpoint</w:t>
      </w:r>
      <w:proofErr w:type="spellEnd"/>
      <w:r w:rsidR="008538AD">
        <w:t>.</w:t>
      </w:r>
      <w:ins w:id="83" w:author="studentcoll" w:date="2026-10-09T11:37:00Z">
        <w:r>
          <w:br/>
          <w:t xml:space="preserve">эта модель </w:t>
        </w:r>
        <w:proofErr w:type="spellStart"/>
        <w:r>
          <w:t>появившеяся</w:t>
        </w:r>
        <w:proofErr w:type="spellEnd"/>
        <w:r>
          <w:t xml:space="preserve"> </w:t>
        </w:r>
      </w:ins>
      <w:ins w:id="84" w:author="studentcoll" w:date="2026-10-09T11:38:00Z">
        <w:r>
          <w:t xml:space="preserve">в </w:t>
        </w:r>
        <w:r>
          <w:rPr>
            <w:lang w:val="en-US"/>
          </w:rPr>
          <w:t>Net</w:t>
        </w:r>
        <w:r w:rsidRPr="00EA6830">
          <w:rPr>
            <w:rPrChange w:id="85" w:author="studentcoll" w:date="2026-10-09T11:38:00Z">
              <w:rPr>
                <w:lang w:val="en-US"/>
              </w:rPr>
            </w:rPrChange>
          </w:rPr>
          <w:t xml:space="preserve"> 6: </w:t>
        </w:r>
        <w:r>
          <w:t xml:space="preserve">конфигурация и </w:t>
        </w:r>
        <w:r>
          <w:rPr>
            <w:lang w:val="en-US"/>
          </w:rPr>
          <w:t>pipeline</w:t>
        </w:r>
        <w:r w:rsidRPr="00EA6830">
          <w:rPr>
            <w:rPrChange w:id="86" w:author="studentcoll" w:date="2026-10-09T11:38:00Z">
              <w:rPr>
                <w:lang w:val="en-US"/>
              </w:rPr>
            </w:rPrChange>
          </w:rPr>
          <w:t xml:space="preserve"> </w:t>
        </w:r>
        <w:proofErr w:type="spellStart"/>
        <w:r>
          <w:t>собираються</w:t>
        </w:r>
        <w:proofErr w:type="spellEnd"/>
        <w:r>
          <w:t xml:space="preserve"> в одном файле </w:t>
        </w:r>
        <w:proofErr w:type="spellStart"/>
        <w:r>
          <w:t>програм</w:t>
        </w:r>
        <w:proofErr w:type="spellEnd"/>
        <w:r>
          <w:t xml:space="preserve"> </w:t>
        </w:r>
      </w:ins>
      <w:ins w:id="87" w:author="studentcoll" w:date="2026-10-09T11:39:00Z">
        <w:r>
          <w:t xml:space="preserve">кс без классов </w:t>
        </w:r>
      </w:ins>
      <w:r w:rsidR="008538AD">
        <w:br/>
      </w:r>
      <w:proofErr w:type="spellStart"/>
      <w:ins w:id="88" w:author="studentcoll" w:date="2026-10-09T11:39:00Z">
        <w:r>
          <w:rPr>
            <w:lang w:val="en-US"/>
          </w:rPr>
          <w:t>startupp</w:t>
        </w:r>
        <w:proofErr w:type="spellEnd"/>
        <w:r w:rsidRPr="00EA6830">
          <w:rPr>
            <w:rPrChange w:id="89" w:author="studentcoll" w:date="2026-10-09T11:39:00Z">
              <w:rPr>
                <w:lang w:val="en-US"/>
              </w:rPr>
            </w:rPrChange>
          </w:rPr>
          <w:t xml:space="preserve"> </w:t>
        </w:r>
        <w:r>
          <w:rPr>
            <w:lang w:val="en-US"/>
          </w:rPr>
          <w:t>cs</w:t>
        </w:r>
        <w:r w:rsidRPr="00EA6830">
          <w:rPr>
            <w:rPrChange w:id="90" w:author="studentcoll" w:date="2026-10-09T11:39:00Z">
              <w:rPr>
                <w:lang w:val="en-US"/>
              </w:rPr>
            </w:rPrChange>
          </w:rPr>
          <w:t xml:space="preserve"> </w:t>
        </w:r>
        <w:r>
          <w:t xml:space="preserve">и конфиг </w:t>
        </w:r>
        <w:proofErr w:type="spellStart"/>
        <w:r>
          <w:t>сервес</w:t>
        </w:r>
        <w:proofErr w:type="spellEnd"/>
        <w:r>
          <w:t xml:space="preserve"> ли </w:t>
        </w:r>
        <w:proofErr w:type="spellStart"/>
        <w:r>
          <w:t>конфигурейшен</w:t>
        </w:r>
      </w:ins>
      <w:proofErr w:type="spellEnd"/>
      <w:ins w:id="91" w:author="studentcoll" w:date="2026-10-09T11:40:00Z">
        <w:r w:rsidRPr="00EA6830">
          <w:rPr>
            <w:rPrChange w:id="92" w:author="studentcoll" w:date="2026-10-09T11:40:00Z">
              <w:rPr>
                <w:lang w:val="en-US"/>
              </w:rPr>
            </w:rPrChange>
          </w:rPr>
          <w:t xml:space="preserve">. </w:t>
        </w:r>
        <w:proofErr w:type="spellStart"/>
        <w:r>
          <w:t>Класический</w:t>
        </w:r>
        <w:proofErr w:type="spellEnd"/>
        <w:r>
          <w:t xml:space="preserve"> стартап кс разделял настройку сервисов и </w:t>
        </w:r>
        <w:proofErr w:type="spellStart"/>
        <w:r>
          <w:t>мидел</w:t>
        </w:r>
        <w:proofErr w:type="spellEnd"/>
        <w:r>
          <w:t xml:space="preserve"> вера что было удобно в старых версиях но </w:t>
        </w:r>
        <w:r w:rsidR="0050327E">
          <w:t>добавля</w:t>
        </w:r>
      </w:ins>
      <w:ins w:id="93" w:author="studentcoll" w:date="2026-10-09T11:41:00Z">
        <w:r w:rsidR="0050327E">
          <w:t xml:space="preserve">ло лишний  </w:t>
        </w:r>
        <w:r w:rsidR="0050327E">
          <w:rPr>
            <w:lang w:val="en-US"/>
          </w:rPr>
          <w:t>boilerplate</w:t>
        </w:r>
        <w:r w:rsidR="0050327E" w:rsidRPr="0050327E">
          <w:rPr>
            <w:rPrChange w:id="94" w:author="studentcoll" w:date="2026-10-09T11:41:00Z">
              <w:rPr>
                <w:lang w:val="en-US"/>
              </w:rPr>
            </w:rPrChange>
          </w:rPr>
          <w:t xml:space="preserve"> </w:t>
        </w:r>
        <w:r w:rsidR="0050327E">
          <w:t xml:space="preserve">Пример </w:t>
        </w:r>
        <w:proofErr w:type="spellStart"/>
        <w:r w:rsidR="0050327E">
          <w:t>минимал</w:t>
        </w:r>
        <w:proofErr w:type="spellEnd"/>
        <w:r w:rsidR="0050327E">
          <w:t xml:space="preserve"> хостинг </w:t>
        </w:r>
        <w:r w:rsidR="0050327E">
          <w:br/>
        </w:r>
        <w:r w:rsidR="0050327E">
          <w:br/>
        </w:r>
        <w:r w:rsidR="0050327E" w:rsidRPr="00E13876">
          <w:rPr>
            <w:noProof/>
          </w:rPr>
          <w:drawing>
            <wp:inline distT="0" distB="0" distL="0" distR="0" wp14:anchorId="42AE64B0" wp14:editId="37597A99">
              <wp:extent cx="3620005" cy="1381318"/>
              <wp:effectExtent l="0" t="0" r="0" b="9525"/>
              <wp:docPr id="1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20005" cy="138131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r w:rsidR="008538AD">
        <w:br/>
        <w:t xml:space="preserve">A4 Перечислите основные этапы жизненного цикла HTTP-запроса в </w:t>
      </w:r>
      <w:hyperlink r:id="rId7" w:tgtFrame="_blank" w:history="1">
        <w:r w:rsidR="008538AD">
          <w:rPr>
            <w:rStyle w:val="a4"/>
          </w:rPr>
          <w:t>ASP.NET</w:t>
        </w:r>
      </w:hyperlink>
      <w:r w:rsidR="008538AD">
        <w:t xml:space="preserve"> </w:t>
      </w:r>
      <w:proofErr w:type="spellStart"/>
      <w:r w:rsidR="008538AD">
        <w:t>Core</w:t>
      </w:r>
      <w:proofErr w:type="spellEnd"/>
      <w:r w:rsidR="008538AD">
        <w:t xml:space="preserve"> (</w:t>
      </w:r>
      <w:proofErr w:type="spellStart"/>
      <w:r w:rsidR="008538AD">
        <w:t>Middleware</w:t>
      </w:r>
      <w:proofErr w:type="spellEnd"/>
      <w:r w:rsidR="008538AD">
        <w:t xml:space="preserve"> </w:t>
      </w:r>
      <w:proofErr w:type="spellStart"/>
      <w:r w:rsidR="008538AD">
        <w:t>pipeline</w:t>
      </w:r>
      <w:proofErr w:type="spellEnd"/>
      <w:r w:rsidR="008538AD">
        <w:t xml:space="preserve"> → </w:t>
      </w:r>
      <w:proofErr w:type="spellStart"/>
      <w:r w:rsidR="008538AD">
        <w:t>Routing</w:t>
      </w:r>
      <w:proofErr w:type="spellEnd"/>
      <w:r w:rsidR="008538AD">
        <w:t xml:space="preserve"> → </w:t>
      </w:r>
      <w:proofErr w:type="spellStart"/>
      <w:r w:rsidR="008538AD">
        <w:t>Endpoint</w:t>
      </w:r>
      <w:proofErr w:type="spellEnd"/>
      <w:r w:rsidR="008538AD">
        <w:t xml:space="preserve"> → </w:t>
      </w:r>
      <w:proofErr w:type="spellStart"/>
      <w:r w:rsidR="008538AD">
        <w:t>Filters</w:t>
      </w:r>
      <w:proofErr w:type="spellEnd"/>
      <w:r w:rsidR="008538AD">
        <w:t xml:space="preserve"> → </w:t>
      </w:r>
      <w:proofErr w:type="spellStart"/>
      <w:r w:rsidR="008538AD">
        <w:t>Action</w:t>
      </w:r>
      <w:proofErr w:type="spellEnd"/>
      <w:r w:rsidR="008538AD">
        <w:t xml:space="preserve"> → </w:t>
      </w:r>
      <w:proofErr w:type="spellStart"/>
      <w:r w:rsidR="008538AD">
        <w:t>Result</w:t>
      </w:r>
      <w:proofErr w:type="spellEnd"/>
      <w:r w:rsidR="008538AD">
        <w:t xml:space="preserve">). Где в этой цепочке выполняется </w:t>
      </w:r>
      <w:proofErr w:type="spellStart"/>
      <w:r w:rsidR="008538AD">
        <w:t>Model</w:t>
      </w:r>
      <w:proofErr w:type="spellEnd"/>
      <w:r w:rsidR="008538AD">
        <w:t xml:space="preserve"> </w:t>
      </w:r>
      <w:proofErr w:type="spellStart"/>
      <w:r w:rsidR="008538AD">
        <w:t>Binding</w:t>
      </w:r>
      <w:proofErr w:type="spellEnd"/>
      <w:r w:rsidR="008538AD">
        <w:t>?</w:t>
      </w:r>
    </w:p>
    <w:p w14:paraId="70287587" w14:textId="77777777" w:rsidR="00A4484E" w:rsidRDefault="0050327E" w:rsidP="008538AD">
      <w:pPr>
        <w:pStyle w:val="a3"/>
        <w:rPr>
          <w:ins w:id="95" w:author="studentcoll" w:date="2026-10-09T11:53:00Z"/>
        </w:rPr>
      </w:pPr>
      <w:ins w:id="96" w:author="studentcoll" w:date="2026-10-09T11:42:00Z">
        <w:r>
          <w:t xml:space="preserve">На этапе </w:t>
        </w:r>
      </w:ins>
      <w:proofErr w:type="spellStart"/>
      <w:ins w:id="97" w:author="studentcoll" w:date="2026-10-09T11:43:00Z">
        <w:r>
          <w:t>мидел</w:t>
        </w:r>
        <w:proofErr w:type="spellEnd"/>
        <w:r>
          <w:t xml:space="preserve"> варе </w:t>
        </w:r>
        <w:proofErr w:type="spellStart"/>
        <w:r>
          <w:t>выполняються</w:t>
        </w:r>
        <w:proofErr w:type="spellEnd"/>
        <w:r>
          <w:t xml:space="preserve"> </w:t>
        </w:r>
        <w:proofErr w:type="spellStart"/>
        <w:r>
          <w:t>ау</w:t>
        </w:r>
      </w:ins>
      <w:ins w:id="98" w:author="studentcoll" w:date="2026-10-09T11:44:00Z">
        <w:r>
          <w:t>тификация</w:t>
        </w:r>
        <w:proofErr w:type="spellEnd"/>
        <w:r>
          <w:t xml:space="preserve"> авторизация логирование </w:t>
        </w:r>
        <w:proofErr w:type="spellStart"/>
        <w:r>
          <w:rPr>
            <w:lang w:val="en-US"/>
          </w:rPr>
          <w:t>Cors</w:t>
        </w:r>
        <w:proofErr w:type="spellEnd"/>
        <w:r w:rsidRPr="0050327E">
          <w:rPr>
            <w:rPrChange w:id="99" w:author="studentcoll" w:date="2026-10-09T11:44:00Z">
              <w:rPr>
                <w:lang w:val="en-US"/>
              </w:rPr>
            </w:rPrChange>
          </w:rPr>
          <w:t xml:space="preserve"> </w:t>
        </w:r>
        <w:proofErr w:type="spellStart"/>
        <w:r>
          <w:t>итп</w:t>
        </w:r>
      </w:ins>
      <w:proofErr w:type="spellEnd"/>
      <w:ins w:id="100" w:author="studentcoll" w:date="2026-10-09T11:45:00Z">
        <w:r w:rsidRPr="0050327E">
          <w:rPr>
            <w:rPrChange w:id="101" w:author="studentcoll" w:date="2026-10-09T11:45:00Z">
              <w:rPr>
                <w:lang w:val="en-US"/>
              </w:rPr>
            </w:rPrChange>
          </w:rPr>
          <w:t xml:space="preserve">, </w:t>
        </w:r>
        <w:proofErr w:type="spellStart"/>
        <w:r>
          <w:t>роатинг</w:t>
        </w:r>
        <w:proofErr w:type="spellEnd"/>
        <w:r>
          <w:t xml:space="preserve"> определяет </w:t>
        </w:r>
        <w:proofErr w:type="spellStart"/>
        <w:r>
          <w:t>какрй</w:t>
        </w:r>
        <w:proofErr w:type="spellEnd"/>
        <w:r>
          <w:t xml:space="preserve"> </w:t>
        </w:r>
        <w:proofErr w:type="spellStart"/>
        <w:proofErr w:type="gramStart"/>
        <w:r>
          <w:t>эндпоинт</w:t>
        </w:r>
        <w:proofErr w:type="spellEnd"/>
        <w:r>
          <w:t xml:space="preserve">  </w:t>
        </w:r>
        <w:proofErr w:type="spellStart"/>
        <w:r>
          <w:t>соответсвует</w:t>
        </w:r>
        <w:proofErr w:type="spellEnd"/>
        <w:proofErr w:type="gramEnd"/>
        <w:r>
          <w:t xml:space="preserve"> </w:t>
        </w:r>
        <w:proofErr w:type="spellStart"/>
        <w:r>
          <w:rPr>
            <w:lang w:val="en-US"/>
          </w:rPr>
          <w:t>url</w:t>
        </w:r>
        <w:proofErr w:type="spellEnd"/>
        <w:r w:rsidRPr="0050327E">
          <w:rPr>
            <w:rPrChange w:id="102" w:author="studentcoll" w:date="2026-10-09T11:45:00Z">
              <w:rPr>
                <w:lang w:val="en-US"/>
              </w:rPr>
            </w:rPrChange>
          </w:rPr>
          <w:t xml:space="preserve"> </w:t>
        </w:r>
      </w:ins>
      <w:ins w:id="103" w:author="studentcoll" w:date="2026-10-09T11:46:00Z">
        <w:r w:rsidRPr="0050327E">
          <w:rPr>
            <w:rPrChange w:id="104" w:author="studentcoll" w:date="2026-10-09T11:46:00Z">
              <w:rPr>
                <w:lang w:val="en-US"/>
              </w:rPr>
            </w:rPrChange>
          </w:rPr>
          <w:t xml:space="preserve">. </w:t>
        </w:r>
        <w:r>
          <w:t xml:space="preserve">затем вызывается </w:t>
        </w:r>
      </w:ins>
      <w:ins w:id="105" w:author="studentcoll" w:date="2026-10-09T11:47:00Z">
        <w:r>
          <w:t xml:space="preserve">энд поинт м </w:t>
        </w:r>
        <w:proofErr w:type="spellStart"/>
        <w:r>
          <w:t>фильтрамии</w:t>
        </w:r>
        <w:proofErr w:type="spellEnd"/>
        <w:r>
          <w:t xml:space="preserve"> </w:t>
        </w:r>
      </w:ins>
      <w:ins w:id="106" w:author="studentcoll" w:date="2026-10-09T11:48:00Z">
        <w:r>
          <w:t xml:space="preserve"> </w:t>
        </w:r>
        <w:proofErr w:type="spellStart"/>
        <w:r>
          <w:rPr>
            <w:lang w:val="en-US"/>
          </w:rPr>
          <w:t>autho</w:t>
        </w:r>
        <w:proofErr w:type="spellEnd"/>
        <w:r w:rsidRPr="0050327E">
          <w:rPr>
            <w:rPrChange w:id="107" w:author="studentcoll" w:date="2026-10-09T11:48:00Z">
              <w:rPr>
                <w:lang w:val="en-US"/>
              </w:rPr>
            </w:rPrChange>
          </w:rPr>
          <w:t>/</w:t>
        </w:r>
        <w:proofErr w:type="spellStart"/>
        <w:r>
          <w:rPr>
            <w:lang w:val="en-US"/>
          </w:rPr>
          <w:t>resourse</w:t>
        </w:r>
        <w:proofErr w:type="spellEnd"/>
        <w:r w:rsidRPr="0050327E">
          <w:rPr>
            <w:rPrChange w:id="108" w:author="studentcoll" w:date="2026-10-09T11:48:00Z">
              <w:rPr>
                <w:lang w:val="en-US"/>
              </w:rPr>
            </w:rPrChange>
          </w:rPr>
          <w:t>/</w:t>
        </w:r>
        <w:r>
          <w:rPr>
            <w:lang w:val="en-US"/>
          </w:rPr>
          <w:t>action</w:t>
        </w:r>
        <w:r w:rsidRPr="0050327E">
          <w:rPr>
            <w:rPrChange w:id="109" w:author="studentcoll" w:date="2026-10-09T11:48:00Z">
              <w:rPr>
                <w:lang w:val="en-US"/>
              </w:rPr>
            </w:rPrChange>
          </w:rPr>
          <w:t>/</w:t>
        </w:r>
        <w:r>
          <w:rPr>
            <w:lang w:val="en-US"/>
          </w:rPr>
          <w:t>ex</w:t>
        </w:r>
      </w:ins>
      <w:ins w:id="110" w:author="studentcoll" w:date="2026-10-09T11:49:00Z">
        <w:r>
          <w:rPr>
            <w:lang w:val="en-US"/>
          </w:rPr>
          <w:t>ception</w:t>
        </w:r>
        <w:r w:rsidRPr="0050327E">
          <w:rPr>
            <w:rPrChange w:id="111" w:author="studentcoll" w:date="2026-10-09T11:49:00Z">
              <w:rPr>
                <w:lang w:val="en-US"/>
              </w:rPr>
            </w:rPrChange>
          </w:rPr>
          <w:t>.</w:t>
        </w:r>
        <w:r>
          <w:t xml:space="preserve"> </w:t>
        </w:r>
        <w:proofErr w:type="spellStart"/>
        <w:r>
          <w:t>Модел</w:t>
        </w:r>
        <w:proofErr w:type="spellEnd"/>
        <w:r>
          <w:t xml:space="preserve"> </w:t>
        </w:r>
        <w:proofErr w:type="spellStart"/>
        <w:r>
          <w:t>билндинг</w:t>
        </w:r>
        <w:proofErr w:type="spellEnd"/>
        <w:r>
          <w:t xml:space="preserve"> </w:t>
        </w:r>
        <w:proofErr w:type="spellStart"/>
        <w:r>
          <w:t>выполняетьмя</w:t>
        </w:r>
        <w:proofErr w:type="spellEnd"/>
        <w:r>
          <w:t xml:space="preserve"> перед </w:t>
        </w:r>
        <w:proofErr w:type="spellStart"/>
        <w:r>
          <w:t>актион</w:t>
        </w:r>
        <w:proofErr w:type="spellEnd"/>
        <w:r>
          <w:t xml:space="preserve"> </w:t>
        </w:r>
      </w:ins>
      <w:ins w:id="112" w:author="studentcoll" w:date="2026-10-09T11:50:00Z">
        <w:r>
          <w:t>–</w:t>
        </w:r>
      </w:ins>
      <w:ins w:id="113" w:author="studentcoll" w:date="2026-10-09T11:49:00Z">
        <w:r>
          <w:t xml:space="preserve"> </w:t>
        </w:r>
      </w:ins>
      <w:ins w:id="114" w:author="studentcoll" w:date="2026-10-09T11:50:00Z">
        <w:r>
          <w:t xml:space="preserve">внутри </w:t>
        </w:r>
        <w:proofErr w:type="spellStart"/>
        <w:r>
          <w:t>инфаструктуры</w:t>
        </w:r>
        <w:proofErr w:type="spellEnd"/>
        <w:r>
          <w:t xml:space="preserve"> </w:t>
        </w:r>
        <w:r>
          <w:rPr>
            <w:lang w:val="en-US"/>
          </w:rPr>
          <w:t>endpoint</w:t>
        </w:r>
        <w:r w:rsidRPr="0050327E">
          <w:rPr>
            <w:rPrChange w:id="115" w:author="studentcoll" w:date="2026-10-09T11:50:00Z">
              <w:rPr>
                <w:lang w:val="en-US"/>
              </w:rPr>
            </w:rPrChange>
          </w:rPr>
          <w:t xml:space="preserve"> </w:t>
        </w:r>
        <w:r>
          <w:t>или контролера</w:t>
        </w:r>
      </w:ins>
      <w:ins w:id="116" w:author="studentcoll" w:date="2026-10-09T11:51:00Z">
        <w:r w:rsidR="00A4484E" w:rsidRPr="00A4484E">
          <w:rPr>
            <w:rPrChange w:id="117" w:author="studentcoll" w:date="2026-10-09T11:51:00Z">
              <w:rPr>
                <w:lang w:val="en-US"/>
              </w:rPr>
            </w:rPrChange>
          </w:rPr>
          <w:t xml:space="preserve">, </w:t>
        </w:r>
        <w:r w:rsidR="00A4484E">
          <w:t xml:space="preserve">после выбора </w:t>
        </w:r>
        <w:r w:rsidR="00A4484E">
          <w:rPr>
            <w:lang w:val="en-US"/>
          </w:rPr>
          <w:t>action</w:t>
        </w:r>
        <w:r w:rsidR="00A4484E">
          <w:t xml:space="preserve"> но до его вызова</w:t>
        </w:r>
        <w:r w:rsidR="00A4484E" w:rsidRPr="00A4484E">
          <w:rPr>
            <w:rPrChange w:id="118" w:author="studentcoll" w:date="2026-10-09T11:51:00Z">
              <w:rPr>
                <w:lang w:val="en-US"/>
              </w:rPr>
            </w:rPrChange>
          </w:rPr>
          <w:t xml:space="preserve">, </w:t>
        </w:r>
      </w:ins>
      <w:ins w:id="119" w:author="studentcoll" w:date="2026-10-09T11:52:00Z">
        <w:r w:rsidR="00A4484E">
          <w:t xml:space="preserve">что бы связать данные из </w:t>
        </w:r>
        <w:proofErr w:type="spellStart"/>
        <w:r w:rsidR="00A4484E">
          <w:t>роут</w:t>
        </w:r>
        <w:proofErr w:type="spellEnd"/>
        <w:r w:rsidR="00A4484E" w:rsidRPr="00A4484E">
          <w:rPr>
            <w:rPrChange w:id="120" w:author="studentcoll" w:date="2026-10-09T11:52:00Z">
              <w:rPr>
                <w:lang w:val="en-US"/>
              </w:rPr>
            </w:rPrChange>
          </w:rPr>
          <w:t>/</w:t>
        </w:r>
        <w:proofErr w:type="spellStart"/>
        <w:r w:rsidR="00A4484E">
          <w:t>квери</w:t>
        </w:r>
        <w:proofErr w:type="spellEnd"/>
        <w:r w:rsidR="00A4484E" w:rsidRPr="00A4484E">
          <w:rPr>
            <w:rPrChange w:id="121" w:author="studentcoll" w:date="2026-10-09T11:52:00Z">
              <w:rPr>
                <w:lang w:val="en-US"/>
              </w:rPr>
            </w:rPrChange>
          </w:rPr>
          <w:t>/</w:t>
        </w:r>
        <w:r w:rsidR="00A4484E">
          <w:t>боди</w:t>
        </w:r>
        <w:r w:rsidR="00A4484E" w:rsidRPr="00A4484E">
          <w:rPr>
            <w:rPrChange w:id="122" w:author="studentcoll" w:date="2026-10-09T11:52:00Z">
              <w:rPr>
                <w:lang w:val="en-US"/>
              </w:rPr>
            </w:rPrChange>
          </w:rPr>
          <w:t>/</w:t>
        </w:r>
        <w:proofErr w:type="spellStart"/>
        <w:r w:rsidR="00A4484E">
          <w:t>хеадер</w:t>
        </w:r>
        <w:proofErr w:type="spellEnd"/>
        <w:r w:rsidR="00A4484E">
          <w:t xml:space="preserve"> с па</w:t>
        </w:r>
      </w:ins>
      <w:ins w:id="123" w:author="studentcoll" w:date="2026-10-09T11:53:00Z">
        <w:r w:rsidR="00A4484E">
          <w:t xml:space="preserve">раметрами метода </w:t>
        </w:r>
      </w:ins>
      <w:r w:rsidR="008538AD">
        <w:br/>
      </w:r>
      <w:r w:rsidR="008538AD">
        <w:br/>
      </w:r>
      <w:r w:rsidR="008538AD">
        <w:lastRenderedPageBreak/>
        <w:t xml:space="preserve">A5 Что такое «API </w:t>
      </w:r>
      <w:proofErr w:type="spellStart"/>
      <w:r w:rsidR="008538AD">
        <w:t>Baseline</w:t>
      </w:r>
      <w:proofErr w:type="spellEnd"/>
      <w:r w:rsidR="008538AD">
        <w:t xml:space="preserve">» (базовая версия API) и зачем фиксировать базовый контракт API перед развитием версий? Приведите пример </w:t>
      </w:r>
      <w:proofErr w:type="spellStart"/>
      <w:r w:rsidR="008538AD">
        <w:t>breaking</w:t>
      </w:r>
      <w:proofErr w:type="spellEnd"/>
      <w:r w:rsidR="008538AD">
        <w:t xml:space="preserve"> </w:t>
      </w:r>
      <w:proofErr w:type="spellStart"/>
      <w:r w:rsidR="008538AD">
        <w:t>change</w:t>
      </w:r>
      <w:proofErr w:type="spellEnd"/>
      <w:r w:rsidR="008538AD">
        <w:t>.</w:t>
      </w:r>
    </w:p>
    <w:p w14:paraId="02C126C1" w14:textId="66E298A9" w:rsidR="008538AD" w:rsidRDefault="00A4484E" w:rsidP="008538AD">
      <w:pPr>
        <w:pStyle w:val="a3"/>
      </w:pPr>
      <w:proofErr w:type="spellStart"/>
      <w:ins w:id="124" w:author="studentcoll" w:date="2026-10-09T11:53:00Z">
        <w:r>
          <w:t>Зафиксироавный</w:t>
        </w:r>
        <w:proofErr w:type="spellEnd"/>
        <w:r>
          <w:t xml:space="preserve"> </w:t>
        </w:r>
      </w:ins>
      <w:proofErr w:type="spellStart"/>
      <w:ins w:id="125" w:author="studentcoll" w:date="2026-10-09T11:54:00Z">
        <w:r>
          <w:t>типо</w:t>
        </w:r>
        <w:proofErr w:type="spellEnd"/>
        <w:r>
          <w:t xml:space="preserve"> снимок контракта </w:t>
        </w:r>
        <w:proofErr w:type="spellStart"/>
        <w:r>
          <w:t>апи</w:t>
        </w:r>
        <w:proofErr w:type="spellEnd"/>
        <w:r>
          <w:t xml:space="preserve"> на </w:t>
        </w:r>
        <w:proofErr w:type="spellStart"/>
        <w:r>
          <w:t>определеннный</w:t>
        </w:r>
        <w:proofErr w:type="spellEnd"/>
        <w:r>
          <w:t xml:space="preserve"> момент</w:t>
        </w:r>
      </w:ins>
      <w:ins w:id="126" w:author="studentcoll" w:date="2026-10-09T11:55:00Z">
        <w:r w:rsidRPr="00A4484E">
          <w:rPr>
            <w:rPrChange w:id="127" w:author="studentcoll" w:date="2026-10-09T11:55:00Z">
              <w:rPr>
                <w:lang w:val="en-US"/>
              </w:rPr>
            </w:rPrChange>
          </w:rPr>
          <w:t xml:space="preserve">, </w:t>
        </w:r>
        <w:r>
          <w:t>обычно перед началом развития версий</w:t>
        </w:r>
        <w:r w:rsidRPr="00A4484E">
          <w:rPr>
            <w:rPrChange w:id="128" w:author="studentcoll" w:date="2026-10-09T11:55:00Z">
              <w:rPr>
                <w:lang w:val="en-US"/>
              </w:rPr>
            </w:rPrChange>
          </w:rPr>
          <w:t xml:space="preserve">. </w:t>
        </w:r>
        <w:r>
          <w:t>Он нужен</w:t>
        </w:r>
        <w:r w:rsidRPr="00A4484E">
          <w:rPr>
            <w:rPrChange w:id="129" w:author="studentcoll" w:date="2026-10-09T11:56:00Z">
              <w:rPr>
                <w:lang w:val="en-US"/>
              </w:rPr>
            </w:rPrChange>
          </w:rPr>
          <w:t xml:space="preserve">, </w:t>
        </w:r>
      </w:ins>
      <w:proofErr w:type="gramStart"/>
      <w:ins w:id="130" w:author="studentcoll" w:date="2026-10-09T11:56:00Z">
        <w:r>
          <w:t>что бы</w:t>
        </w:r>
        <w:proofErr w:type="gramEnd"/>
        <w:r>
          <w:t xml:space="preserve"> отслеживать брейкинг </w:t>
        </w:r>
        <w:proofErr w:type="spellStart"/>
        <w:r>
          <w:t>чензенс</w:t>
        </w:r>
        <w:proofErr w:type="spellEnd"/>
        <w:r>
          <w:t xml:space="preserve"> и не ло</w:t>
        </w:r>
      </w:ins>
      <w:ins w:id="131" w:author="studentcoll" w:date="2026-10-09T11:57:00Z">
        <w:r>
          <w:t xml:space="preserve">мать </w:t>
        </w:r>
        <w:proofErr w:type="spellStart"/>
        <w:r>
          <w:t>существуюших</w:t>
        </w:r>
        <w:proofErr w:type="spellEnd"/>
        <w:r>
          <w:t xml:space="preserve"> клиентов</w:t>
        </w:r>
        <w:r w:rsidRPr="00A4484E">
          <w:rPr>
            <w:rPrChange w:id="132" w:author="studentcoll" w:date="2026-10-09T11:57:00Z">
              <w:rPr>
                <w:lang w:val="en-US"/>
              </w:rPr>
            </w:rPrChange>
          </w:rPr>
          <w:t xml:space="preserve">. </w:t>
        </w:r>
        <w:r>
          <w:t xml:space="preserve">Пример </w:t>
        </w:r>
        <w:proofErr w:type="spellStart"/>
        <w:r>
          <w:t>брейкиннг</w:t>
        </w:r>
        <w:proofErr w:type="spellEnd"/>
        <w:r>
          <w:t xml:space="preserve"> </w:t>
        </w:r>
        <w:proofErr w:type="spellStart"/>
        <w:r>
          <w:t>тченз</w:t>
        </w:r>
      </w:ins>
      <w:proofErr w:type="spellEnd"/>
      <w:ins w:id="133" w:author="studentcoll" w:date="2026-10-09T11:58:00Z">
        <w:r w:rsidRPr="00A4484E">
          <w:rPr>
            <w:rPrChange w:id="134" w:author="studentcoll" w:date="2026-10-09T11:58:00Z">
              <w:rPr>
                <w:lang w:val="en-US"/>
              </w:rPr>
            </w:rPrChange>
          </w:rPr>
          <w:t xml:space="preserve">; </w:t>
        </w:r>
        <w:r>
          <w:t xml:space="preserve">удаление поля </w:t>
        </w:r>
        <w:proofErr w:type="spellStart"/>
        <w:r>
          <w:rPr>
            <w:lang w:val="en-US"/>
          </w:rPr>
          <w:t>prise</w:t>
        </w:r>
        <w:proofErr w:type="spellEnd"/>
        <w:r w:rsidRPr="00A4484E">
          <w:rPr>
            <w:rPrChange w:id="135" w:author="studentcoll" w:date="2026-10-09T11:58:00Z">
              <w:rPr>
                <w:lang w:val="en-US"/>
              </w:rPr>
            </w:rPrChange>
          </w:rPr>
          <w:t xml:space="preserve"> </w:t>
        </w:r>
        <w:r>
          <w:t xml:space="preserve">из ответа </w:t>
        </w:r>
        <w:r>
          <w:rPr>
            <w:lang w:val="en-US"/>
          </w:rPr>
          <w:t>GET</w:t>
        </w:r>
        <w:r>
          <w:t xml:space="preserve"> </w:t>
        </w:r>
        <w:r w:rsidRPr="00A4484E">
          <w:rPr>
            <w:rPrChange w:id="136" w:author="studentcoll" w:date="2026-10-09T11:58:00Z">
              <w:rPr>
                <w:lang w:val="en-US"/>
              </w:rPr>
            </w:rPrChange>
          </w:rPr>
          <w:t>/</w:t>
        </w:r>
        <w:proofErr w:type="spellStart"/>
        <w:r>
          <w:rPr>
            <w:lang w:val="en-US"/>
          </w:rPr>
          <w:t>api</w:t>
        </w:r>
        <w:proofErr w:type="spellEnd"/>
        <w:r w:rsidRPr="00A4484E">
          <w:rPr>
            <w:rPrChange w:id="137" w:author="studentcoll" w:date="2026-10-09T11:58:00Z">
              <w:rPr>
                <w:lang w:val="en-US"/>
              </w:rPr>
            </w:rPrChange>
          </w:rPr>
          <w:t xml:space="preserve">/ </w:t>
        </w:r>
        <w:r>
          <w:rPr>
            <w:lang w:val="en-US"/>
          </w:rPr>
          <w:t>product</w:t>
        </w:r>
      </w:ins>
      <w:ins w:id="138" w:author="studentcoll" w:date="2026-10-09T11:59:00Z">
        <w:r w:rsidRPr="00A4484E">
          <w:rPr>
            <w:rPrChange w:id="139" w:author="studentcoll" w:date="2026-10-09T11:59:00Z">
              <w:rPr>
                <w:lang w:val="en-US"/>
              </w:rPr>
            </w:rPrChange>
          </w:rPr>
          <w:t>-&gt;/</w:t>
        </w:r>
        <w:proofErr w:type="spellStart"/>
        <w:r>
          <w:rPr>
            <w:lang w:val="en-US"/>
          </w:rPr>
          <w:t>api</w:t>
        </w:r>
        <w:proofErr w:type="spellEnd"/>
        <w:r w:rsidRPr="00A4484E">
          <w:rPr>
            <w:rPrChange w:id="140" w:author="studentcoll" w:date="2026-10-09T11:59:00Z">
              <w:rPr>
                <w:lang w:val="en-US"/>
              </w:rPr>
            </w:rPrChange>
          </w:rPr>
          <w:t>/</w:t>
        </w:r>
        <w:r>
          <w:rPr>
            <w:lang w:val="en-US"/>
          </w:rPr>
          <w:t>items</w:t>
        </w:r>
        <w:r w:rsidRPr="00A4484E">
          <w:rPr>
            <w:rPrChange w:id="141" w:author="studentcoll" w:date="2026-10-09T11:59:00Z">
              <w:rPr>
                <w:lang w:val="en-US"/>
              </w:rPr>
            </w:rPrChange>
          </w:rPr>
          <w:t xml:space="preserve">. </w:t>
        </w:r>
        <w:r>
          <w:t xml:space="preserve">Такие изменения требуют </w:t>
        </w:r>
        <w:proofErr w:type="spellStart"/>
        <w:r>
          <w:t>новоц</w:t>
        </w:r>
        <w:proofErr w:type="spellEnd"/>
        <w:r>
          <w:t xml:space="preserve"> версии </w:t>
        </w:r>
        <w:r>
          <w:rPr>
            <w:lang w:val="en-US"/>
          </w:rPr>
          <w:t>API</w:t>
        </w:r>
        <w:r w:rsidRPr="00A4484E">
          <w:rPr>
            <w:rPrChange w:id="142" w:author="studentcoll" w:date="2026-10-09T11:59:00Z">
              <w:rPr>
                <w:lang w:val="en-US"/>
              </w:rPr>
            </w:rPrChange>
          </w:rPr>
          <w:t>(/</w:t>
        </w:r>
        <w:r>
          <w:rPr>
            <w:lang w:val="en-US"/>
          </w:rPr>
          <w:t>v</w:t>
        </w:r>
        <w:r w:rsidRPr="00A4484E">
          <w:rPr>
            <w:rPrChange w:id="143" w:author="studentcoll" w:date="2026-10-09T11:59:00Z">
              <w:rPr>
                <w:lang w:val="en-US"/>
              </w:rPr>
            </w:rPrChange>
          </w:rPr>
          <w:t>2/</w:t>
        </w:r>
      </w:ins>
      <w:ins w:id="144" w:author="studentcoll" w:date="2026-10-09T12:00:00Z">
        <w:r>
          <w:t xml:space="preserve">…) или переходного периода </w:t>
        </w:r>
      </w:ins>
      <w:r w:rsidR="008538AD">
        <w:br/>
      </w:r>
      <w:r w:rsidR="008538AD">
        <w:br/>
        <w:t>---</w:t>
      </w:r>
      <w:r w:rsidR="008538AD">
        <w:br/>
      </w:r>
      <w:r w:rsidR="008538AD">
        <w:br/>
        <w:t xml:space="preserve">Часть B. Практические задания </w:t>
      </w:r>
      <w:r w:rsidR="008538AD">
        <w:br/>
      </w:r>
      <w:r w:rsidR="008538AD">
        <w:br/>
        <w:t xml:space="preserve">Задание B1. </w:t>
      </w:r>
      <w:proofErr w:type="spellStart"/>
      <w:r w:rsidR="008538AD">
        <w:t>Minimal</w:t>
      </w:r>
      <w:proofErr w:type="spellEnd"/>
      <w:r w:rsidR="008538AD">
        <w:t xml:space="preserve"> </w:t>
      </w:r>
      <w:proofErr w:type="spellStart"/>
      <w:r w:rsidR="008538AD">
        <w:t>Hosting</w:t>
      </w:r>
      <w:proofErr w:type="spellEnd"/>
      <w:r w:rsidR="008538AD">
        <w:t xml:space="preserve"> + </w:t>
      </w:r>
      <w:proofErr w:type="spellStart"/>
      <w:r w:rsidR="008538AD">
        <w:t>OpenAPI</w:t>
      </w:r>
      <w:proofErr w:type="spellEnd"/>
      <w:r w:rsidR="008538AD">
        <w:t xml:space="preserve"> </w:t>
      </w:r>
      <w:r w:rsidR="008538AD">
        <w:br/>
      </w:r>
      <w:r w:rsidR="008538AD">
        <w:br/>
        <w:t xml:space="preserve">Напишите </w:t>
      </w:r>
      <w:proofErr w:type="spellStart"/>
      <w:r w:rsidR="008538AD">
        <w:t>Program.cs</w:t>
      </w:r>
      <w:proofErr w:type="spellEnd"/>
      <w:r w:rsidR="008538AD">
        <w:t xml:space="preserve"> минимального </w:t>
      </w:r>
      <w:proofErr w:type="spellStart"/>
      <w:r w:rsidR="008538AD">
        <w:t>Web</w:t>
      </w:r>
      <w:proofErr w:type="spellEnd"/>
      <w:r w:rsidR="008538AD">
        <w:t xml:space="preserve"> API, который:</w:t>
      </w:r>
      <w:r w:rsidR="008538AD">
        <w:br/>
      </w:r>
      <w:r w:rsidR="008538AD">
        <w:br/>
        <w:t xml:space="preserve">1. Регистрирует </w:t>
      </w:r>
      <w:proofErr w:type="spellStart"/>
      <w:r w:rsidR="008538AD">
        <w:t>OpenAPI</w:t>
      </w:r>
      <w:proofErr w:type="spellEnd"/>
      <w:r w:rsidR="008538AD">
        <w:t>-документ (</w:t>
      </w:r>
      <w:proofErr w:type="spellStart"/>
      <w:r w:rsidR="008538AD">
        <w:t>AddOpenApi</w:t>
      </w:r>
      <w:proofErr w:type="spellEnd"/>
      <w:r w:rsidR="008538AD">
        <w:t xml:space="preserve"> / </w:t>
      </w:r>
      <w:proofErr w:type="spellStart"/>
      <w:r w:rsidR="008538AD">
        <w:t>AddEndpointsApiExplorer</w:t>
      </w:r>
      <w:proofErr w:type="spellEnd"/>
      <w:r w:rsidR="008538AD">
        <w:t xml:space="preserve"> + </w:t>
      </w:r>
      <w:proofErr w:type="spellStart"/>
      <w:r w:rsidR="008538AD">
        <w:t>AddSwaggerGen</w:t>
      </w:r>
      <w:proofErr w:type="spellEnd"/>
      <w:r w:rsidR="008538AD">
        <w:t xml:space="preserve"> — на ваш выбор).</w:t>
      </w:r>
      <w:r w:rsidR="008538AD">
        <w:br/>
        <w:t xml:space="preserve">2. Поднимает </w:t>
      </w:r>
      <w:proofErr w:type="spellStart"/>
      <w:r w:rsidR="008538AD">
        <w:t>middleware</w:t>
      </w:r>
      <w:proofErr w:type="spellEnd"/>
      <w:r w:rsidR="008538AD">
        <w:t xml:space="preserve"> для генерации </w:t>
      </w:r>
      <w:proofErr w:type="spellStart"/>
      <w:r w:rsidR="008538AD">
        <w:t>OpenAPI</w:t>
      </w:r>
      <w:proofErr w:type="spellEnd"/>
      <w:r w:rsidR="008538AD">
        <w:t xml:space="preserve"> и UI.</w:t>
      </w:r>
      <w:r w:rsidR="008538AD">
        <w:br/>
        <w:t xml:space="preserve">3. Определяет </w:t>
      </w:r>
      <w:proofErr w:type="spellStart"/>
      <w:r w:rsidR="008538AD">
        <w:t>endpoint</w:t>
      </w:r>
      <w:proofErr w:type="spellEnd"/>
      <w:r w:rsidR="008538AD">
        <w:t xml:space="preserve"> GET /</w:t>
      </w:r>
      <w:proofErr w:type="spellStart"/>
      <w:r w:rsidR="008538AD">
        <w:t>api</w:t>
      </w:r>
      <w:proofErr w:type="spellEnd"/>
      <w:r w:rsidR="008538AD">
        <w:t>/</w:t>
      </w:r>
      <w:proofErr w:type="spellStart"/>
      <w:r w:rsidR="008538AD">
        <w:t>products</w:t>
      </w:r>
      <w:proofErr w:type="spellEnd"/>
      <w:r w:rsidR="008538AD">
        <w:t>/{</w:t>
      </w:r>
      <w:proofErr w:type="spellStart"/>
      <w:r w:rsidR="008538AD">
        <w:t>id:int</w:t>
      </w:r>
      <w:proofErr w:type="spellEnd"/>
      <w:r w:rsidR="008538AD">
        <w:t>} с [</w:t>
      </w:r>
      <w:proofErr w:type="spellStart"/>
      <w:r w:rsidR="008538AD">
        <w:t>ProducesResponseType</w:t>
      </w:r>
      <w:proofErr w:type="spellEnd"/>
      <w:r w:rsidR="008538AD">
        <w:t xml:space="preserve">]-подобной аннотацией (для </w:t>
      </w:r>
      <w:proofErr w:type="spellStart"/>
      <w:r w:rsidR="008538AD">
        <w:t>Minimal</w:t>
      </w:r>
      <w:proofErr w:type="spellEnd"/>
      <w:r w:rsidR="008538AD">
        <w:t xml:space="preserve"> API используйте .</w:t>
      </w:r>
      <w:proofErr w:type="spellStart"/>
      <w:r w:rsidR="008538AD">
        <w:t>Produces</w:t>
      </w:r>
      <w:proofErr w:type="spellEnd"/>
      <w:r w:rsidR="008538AD">
        <w:t xml:space="preserve">&lt;&gt;()), возвращающий </w:t>
      </w:r>
      <w:proofErr w:type="spellStart"/>
      <w:r w:rsidR="008538AD">
        <w:t>ProductDto</w:t>
      </w:r>
      <w:proofErr w:type="spellEnd"/>
      <w:r w:rsidR="008538AD">
        <w:t>.</w:t>
      </w:r>
      <w:r w:rsidR="008538AD">
        <w:br/>
        <w:t>4. Корректно обрабатывает случай, когда товар не найден (404).</w:t>
      </w:r>
    </w:p>
    <w:p w14:paraId="3F8297F0" w14:textId="36545D22" w:rsidR="008538AD" w:rsidRDefault="00020E50" w:rsidP="008538AD">
      <w:pPr>
        <w:spacing w:before="100" w:beforeAutospacing="1" w:after="100" w:afterAutospacing="1" w:line="240" w:lineRule="auto"/>
        <w:rPr>
          <w:ins w:id="145" w:author="studentcoll" w:date="2026-10-09T12:02:00Z"/>
          <w:rFonts w:ascii="Times New Roman" w:eastAsia="Times New Roman" w:hAnsi="Times New Roman" w:cs="Times New Roman"/>
          <w:sz w:val="24"/>
          <w:szCs w:val="24"/>
          <w:lang w:eastAsia="ru-RU"/>
        </w:rPr>
      </w:pPr>
      <w:ins w:id="146" w:author="studentcoll" w:date="2026-10-09T12:02:00Z">
        <w:r w:rsidRPr="00E13876">
          <w:rPr>
            <w:noProof/>
          </w:rPr>
          <w:drawing>
            <wp:inline distT="0" distB="0" distL="0" distR="0" wp14:anchorId="5AFE3CAD" wp14:editId="666A9CF3">
              <wp:extent cx="2762636" cy="3724795"/>
              <wp:effectExtent l="0" t="0" r="0" b="9525"/>
              <wp:docPr id="3" name="Рисунок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62636" cy="37247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Задание B2.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ETag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кэширование</w:t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Реализуйте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endpoint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GET /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api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products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/{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}, который:</w:t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· Возвращает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ProductDto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заголовком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ETag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на основе хэша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UpdatedAt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· При наличии у клиента заголовка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If-None-Match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тем же значением возвращает 304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Not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Modified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тела.</w:t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br/>
        <w:t xml:space="preserve">Покажите код и кратко поясните, почему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ETag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быть стабильным для одного и того же состояния ресурса.</w:t>
      </w:r>
      <w:ins w:id="147" w:author="studentcoll" w:date="2026-10-09T12:02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</w:r>
        <w:r w:rsidRPr="00E13876">
          <w:rPr>
            <w:noProof/>
          </w:rPr>
          <w:drawing>
            <wp:inline distT="0" distB="0" distL="0" distR="0" wp14:anchorId="45290CC0" wp14:editId="52DAFE23">
              <wp:extent cx="3400900" cy="2638793"/>
              <wp:effectExtent l="0" t="0" r="9525" b="0"/>
              <wp:docPr id="4" name="Рисунок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00900" cy="263879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D85A1B7" w14:textId="61740471" w:rsidR="00020E50" w:rsidRPr="00020E50" w:rsidRDefault="00020E50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ins w:id="148" w:author="studentcoll" w:date="2026-10-09T12:02:00Z">
        <w:r w:rsidRPr="00020E50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149" w:author="studentcoll" w:date="2026-10-09T12:02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Он должен быть </w:t>
        </w:r>
        <w:proofErr w:type="gramStart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стабильным потому что</w:t>
        </w:r>
        <w:proofErr w:type="gramEnd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</w:t>
        </w:r>
      </w:ins>
      <w:proofErr w:type="spellStart"/>
      <w:ins w:id="150" w:author="studentcoll" w:date="2026-10-09T12:03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мервер</w:t>
        </w:r>
        <w:proofErr w:type="spellEnd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обязан для одного и того же </w:t>
        </w:r>
        <w:proofErr w:type="spellStart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осстояния</w:t>
        </w:r>
        <w:proofErr w:type="spellEnd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возрошять</w:t>
        </w:r>
        <w:proofErr w:type="spellEnd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один и </w:t>
        </w:r>
        <w:proofErr w:type="spellStart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тотж</w:t>
        </w:r>
      </w:ins>
      <w:ins w:id="151" w:author="studentcoll" w:date="2026-10-09T12:04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е</w:t>
        </w:r>
        <w:proofErr w:type="spellEnd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Etag</w:t>
        </w:r>
        <w:proofErr w:type="spellEnd"/>
        <w:r w:rsidRPr="00020E50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152" w:author="studentcoll" w:date="2026-10-09T12:04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. </w: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Иначе клиент будет считать</w:t>
        </w:r>
        <w:r w:rsidRPr="00020E50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153" w:author="studentcoll" w:date="2026-10-09T12:05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, </w: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что ресурс изменился</w:t>
        </w:r>
        <w:r w:rsidRPr="00020E50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154" w:author="studentcoll" w:date="2026-10-09T12:05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, </w: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каждый</w:t>
        </w:r>
      </w:ins>
      <w:ins w:id="155" w:author="studentcoll" w:date="2026-10-09T12:05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раз </w:t>
        </w:r>
        <w:proofErr w:type="spellStart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скачевать</w:t>
        </w:r>
        <w:proofErr w:type="spellEnd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тело заново и </w:t>
        </w:r>
        <w:proofErr w:type="spellStart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кеш</w:t>
        </w:r>
        <w:proofErr w:type="spellEnd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перестанет </w:t>
        </w:r>
        <w:proofErr w:type="spellStart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экономмить</w:t>
        </w:r>
        <w:proofErr w:type="spellEnd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трафик</w:t>
        </w:r>
        <w:r w:rsidRPr="00020E50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156" w:author="studentcoll" w:date="2026-10-09T12:05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. </w: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Стабильность </w:t>
        </w:r>
        <w:proofErr w:type="spellStart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достигаетьс</w:t>
        </w:r>
      </w:ins>
      <w:ins w:id="157" w:author="studentcoll" w:date="2026-10-09T12:06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я</w:t>
        </w:r>
        <w:proofErr w:type="spellEnd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тем что хэш </w:t>
        </w:r>
        <w:proofErr w:type="spellStart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считаеться</w:t>
        </w:r>
        <w:proofErr w:type="spellEnd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только от полей</w:t>
        </w:r>
      </w:ins>
      <w:ins w:id="158" w:author="studentcoll" w:date="2026-10-09T12:07:00Z">
        <w:r w:rsidRPr="00020E50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159" w:author="studentcoll" w:date="2026-10-09T12:07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, </w: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определяющих состояние (</w:t>
        </w:r>
        <w:proofErr w:type="gramStart"/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id</w:t>
        </w:r>
        <w:r w:rsidRPr="00020E50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160" w:author="studentcoll" w:date="2026-10-09T12:07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,</w:t>
        </w:r>
        <w:proofErr w:type="gramEnd"/>
        <w:r w:rsidRPr="00020E50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161" w:author="studentcoll" w:date="2026-10-09T12:07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updateAt</w:t>
        </w:r>
        <w:proofErr w:type="spellEnd"/>
        <w:r w:rsidRPr="00020E50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162" w:author="studentcoll" w:date="2026-10-09T12:07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, </w: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содержимое</w:t>
        </w:r>
      </w:ins>
      <w:ins w:id="163" w:author="studentcoll" w:date="2026-10-09T12:08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) а не от случайных значений </w:t>
        </w:r>
        <w:proofErr w:type="spellStart"/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guid</w:t>
        </w:r>
        <w:proofErr w:type="spellEnd"/>
        <w:r w:rsidRPr="00020E50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164" w:author="studentcoll" w:date="2026-10-09T12:08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, </w:t>
        </w:r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timestamp</w:t>
        </w:r>
        <w:r w:rsidRPr="00020E50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165" w:author="studentcoll" w:date="2026-10-09T12:08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запроса </w:t>
        </w:r>
      </w:ins>
    </w:p>
    <w:p w14:paraId="5236982E" w14:textId="77777777" w:rsidR="008538AD" w:rsidRPr="008538AD" w:rsidRDefault="008538AD" w:rsidP="00853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7901A4" w14:textId="62BC7266" w:rsidR="008538AD" w:rsidRDefault="008538AD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---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Задание B3. 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Model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Binding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DTO + 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Validation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Дан контроллер MVC/API. Требуется: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1. Создать DTO 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CreateProductDto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полями: 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(обязательное, 3–50 символов), 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Price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decimal</w:t>
      </w:r>
      <w:proofErr w:type="spellEnd"/>
      <w:proofErr w:type="gram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, &gt;</w:t>
      </w:r>
      <w:proofErr w:type="gram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0), 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CategoryId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int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, &gt; 0).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2. Применить 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DataAnnotations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-атрибуты.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3. В действии контроллера использовать [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ApiController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] + [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FromBody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], проверить 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ModelState.IsValid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4. Вернуть </w:t>
      </w:r>
      <w:proofErr w:type="spellStart"/>
      <w:proofErr w:type="gram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ValidationProblem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proofErr w:type="gram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ModelState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) при ошибке.</w:t>
      </w:r>
    </w:p>
    <w:p w14:paraId="5F01DAE9" w14:textId="77777777" w:rsidR="008538AD" w:rsidRPr="008538AD" w:rsidRDefault="008538AD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// DTO</w:t>
      </w:r>
    </w:p>
    <w:p w14:paraId="65380D2F" w14:textId="77777777" w:rsidR="008538AD" w:rsidRPr="008538AD" w:rsidRDefault="008538AD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public class 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CreateProductDto</w:t>
      </w:r>
      <w:proofErr w:type="spellEnd"/>
    </w:p>
    <w:p w14:paraId="325EBD89" w14:textId="77777777" w:rsidR="008538AD" w:rsidRPr="008538AD" w:rsidRDefault="008538AD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{</w:t>
      </w:r>
    </w:p>
    <w:p w14:paraId="7799F51A" w14:textId="77777777" w:rsidR="008538AD" w:rsidRPr="008538AD" w:rsidRDefault="008538AD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// 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Ваши</w:t>
      </w:r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атрибуты</w:t>
      </w:r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свойства</w:t>
      </w:r>
    </w:p>
    <w:p w14:paraId="685CD975" w14:textId="77777777" w:rsidR="008538AD" w:rsidRPr="00522CFE" w:rsidRDefault="008538AD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166" w:author="studentcoll" w:date="2026-10-09T11:20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</w:pPr>
      <w:r w:rsidRPr="00522CFE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167" w:author="studentcoll" w:date="2026-10-09T11:20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>}</w:t>
      </w:r>
    </w:p>
    <w:p w14:paraId="4D0F56D0" w14:textId="77777777" w:rsidR="008538AD" w:rsidRPr="00522CFE" w:rsidRDefault="008538AD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168" w:author="studentcoll" w:date="2026-10-09T11:20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</w:pPr>
    </w:p>
    <w:p w14:paraId="60824652" w14:textId="77777777" w:rsidR="008538AD" w:rsidRPr="00522CFE" w:rsidRDefault="008538AD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169" w:author="studentcoll" w:date="2026-10-09T11:20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</w:pPr>
      <w:r w:rsidRPr="00522CFE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170" w:author="studentcoll" w:date="2026-10-09T11:20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lastRenderedPageBreak/>
        <w:t xml:space="preserve">// 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Контроллер</w:t>
      </w:r>
    </w:p>
    <w:p w14:paraId="00D0B30D" w14:textId="77777777" w:rsidR="008538AD" w:rsidRPr="008538AD" w:rsidRDefault="008538AD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[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ApiController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]</w:t>
      </w:r>
    </w:p>
    <w:p w14:paraId="6171A57B" w14:textId="77777777" w:rsidR="008538AD" w:rsidRPr="008538AD" w:rsidRDefault="008538AD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[Route("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/products")]</w:t>
      </w:r>
    </w:p>
    <w:p w14:paraId="5FE63C85" w14:textId="77777777" w:rsidR="008538AD" w:rsidRPr="008538AD" w:rsidRDefault="008538AD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public class </w:t>
      </w:r>
      <w:proofErr w:type="spellStart"/>
      <w:proofErr w:type="gramStart"/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ProductsController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:</w:t>
      </w:r>
      <w:proofErr w:type="gramEnd"/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ControllerBase</w:t>
      </w:r>
      <w:proofErr w:type="spellEnd"/>
    </w:p>
    <w:p w14:paraId="1EACA1A5" w14:textId="77777777" w:rsidR="008538AD" w:rsidRPr="008538AD" w:rsidRDefault="008538AD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{</w:t>
      </w:r>
    </w:p>
    <w:p w14:paraId="5FC1FCEC" w14:textId="77777777" w:rsidR="008538AD" w:rsidRPr="008538AD" w:rsidRDefault="008538AD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[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HttpPost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]</w:t>
      </w:r>
    </w:p>
    <w:p w14:paraId="3010DC9A" w14:textId="77777777" w:rsidR="008538AD" w:rsidRPr="008538AD" w:rsidRDefault="008538AD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public 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IActionResult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Create(</w:t>
      </w:r>
      <w:proofErr w:type="gramEnd"/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/* ... */)</w:t>
      </w:r>
    </w:p>
    <w:p w14:paraId="11EBC4E2" w14:textId="77777777" w:rsidR="008538AD" w:rsidRPr="008538AD" w:rsidRDefault="008538AD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{</w:t>
      </w:r>
    </w:p>
    <w:p w14:paraId="1CECC9C7" w14:textId="77777777" w:rsidR="008538AD" w:rsidRPr="008538AD" w:rsidRDefault="008538AD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// 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Ваш</w:t>
      </w:r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43058932" w14:textId="77777777" w:rsidR="008538AD" w:rsidRPr="00522CFE" w:rsidRDefault="008538AD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171" w:author="studentcoll" w:date="2026-10-09T11:20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</w:pPr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r w:rsidRPr="00522CFE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172" w:author="studentcoll" w:date="2026-10-09T11:20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>}</w:t>
      </w:r>
    </w:p>
    <w:p w14:paraId="727D925C" w14:textId="466D1BF4" w:rsidR="008538AD" w:rsidRPr="00522CFE" w:rsidRDefault="008538AD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173" w:author="studentcoll" w:date="2026-10-09T11:20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</w:pPr>
      <w:r w:rsidRPr="00522CFE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174" w:author="studentcoll" w:date="2026-10-09T11:20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>}</w:t>
      </w:r>
    </w:p>
    <w:p w14:paraId="5F8EE84D" w14:textId="62D642D8" w:rsidR="008538AD" w:rsidRPr="00522CFE" w:rsidRDefault="008538AD" w:rsidP="008538AD">
      <w:pPr>
        <w:pStyle w:val="a3"/>
        <w:rPr>
          <w:lang w:val="en-US"/>
          <w:rPrChange w:id="175" w:author="studentcoll" w:date="2026-10-09T11:20:00Z">
            <w:rPr/>
          </w:rPrChange>
        </w:rPr>
      </w:pPr>
    </w:p>
    <w:p w14:paraId="50CF4530" w14:textId="4D43B5A6" w:rsidR="008538AD" w:rsidRDefault="00020E50" w:rsidP="008538AD">
      <w:pPr>
        <w:pStyle w:val="a3"/>
        <w:rPr>
          <w:ins w:id="176" w:author="studentcoll" w:date="2026-10-09T12:09:00Z"/>
          <w:lang w:val="en-US"/>
        </w:rPr>
      </w:pPr>
      <w:ins w:id="177" w:author="studentcoll" w:date="2026-10-09T12:09:00Z">
        <w:r w:rsidRPr="00E13876">
          <w:rPr>
            <w:noProof/>
            <w:lang w:val="en-US"/>
          </w:rPr>
          <w:drawing>
            <wp:inline distT="0" distB="0" distL="0" distR="0" wp14:anchorId="092DECA9" wp14:editId="41DCC378">
              <wp:extent cx="3286584" cy="3334215"/>
              <wp:effectExtent l="0" t="0" r="9525" b="0"/>
              <wp:docPr id="5" name="Рисунок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86584" cy="33342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99C8017" w14:textId="59D4AE41" w:rsidR="00020E50" w:rsidRPr="003C575A" w:rsidRDefault="00020E50" w:rsidP="008538AD">
      <w:pPr>
        <w:pStyle w:val="a3"/>
      </w:pPr>
      <w:ins w:id="178" w:author="studentcoll" w:date="2026-10-09T12:09:00Z">
        <w:r>
          <w:t xml:space="preserve"> Апи контролер </w:t>
        </w:r>
        <w:proofErr w:type="spellStart"/>
        <w:r>
          <w:t>аво</w:t>
        </w:r>
      </w:ins>
      <w:ins w:id="179" w:author="studentcoll" w:date="2026-10-09T12:10:00Z">
        <w:r>
          <w:t>атичеки</w:t>
        </w:r>
        <w:proofErr w:type="spellEnd"/>
        <w:r>
          <w:t xml:space="preserve"> включает проверку </w:t>
        </w:r>
        <w:proofErr w:type="spellStart"/>
        <w:r>
          <w:t>модел</w:t>
        </w:r>
        <w:proofErr w:type="spellEnd"/>
        <w:r>
          <w:t xml:space="preserve"> стейт и </w:t>
        </w:r>
        <w:proofErr w:type="spellStart"/>
        <w:r>
          <w:t>возрашяет</w:t>
        </w:r>
        <w:proofErr w:type="spellEnd"/>
        <w:r>
          <w:t xml:space="preserve"> </w:t>
        </w:r>
        <w:proofErr w:type="spellStart"/>
        <w:r>
          <w:rPr>
            <w:lang w:val="en-US"/>
          </w:rPr>
          <w:t>lidation</w:t>
        </w:r>
        <w:proofErr w:type="spellEnd"/>
        <w:r w:rsidRPr="00020E50">
          <w:rPr>
            <w:rPrChange w:id="180" w:author="studentcoll" w:date="2026-10-09T12:10:00Z">
              <w:rPr>
                <w:lang w:val="en-US"/>
              </w:rPr>
            </w:rPrChange>
          </w:rPr>
          <w:t xml:space="preserve"> </w:t>
        </w:r>
        <w:r>
          <w:rPr>
            <w:lang w:val="en-US"/>
          </w:rPr>
          <w:t>proble</w:t>
        </w:r>
      </w:ins>
      <w:ins w:id="181" w:author="studentcoll" w:date="2026-10-09T12:11:00Z">
        <w:r>
          <w:rPr>
            <w:lang w:val="en-US"/>
          </w:rPr>
          <w:t>m</w:t>
        </w:r>
        <w:r w:rsidRPr="00020E50">
          <w:rPr>
            <w:rPrChange w:id="182" w:author="studentcoll" w:date="2026-10-09T12:11:00Z">
              <w:rPr>
                <w:lang w:val="en-US"/>
              </w:rPr>
            </w:rPrChange>
          </w:rPr>
          <w:t xml:space="preserve"> </w:t>
        </w:r>
        <w:r>
          <w:rPr>
            <w:lang w:val="en-US"/>
          </w:rPr>
          <w:t>details</w:t>
        </w:r>
        <w:r w:rsidRPr="00020E50">
          <w:rPr>
            <w:rPrChange w:id="183" w:author="studentcoll" w:date="2026-10-09T12:11:00Z">
              <w:rPr>
                <w:lang w:val="en-US"/>
              </w:rPr>
            </w:rPrChange>
          </w:rPr>
          <w:t xml:space="preserve"> </w:t>
        </w:r>
        <w:r>
          <w:t xml:space="preserve">при </w:t>
        </w:r>
        <w:proofErr w:type="spellStart"/>
        <w:r>
          <w:t>нев</w:t>
        </w:r>
        <w:r w:rsidR="003C575A">
          <w:t>алидной</w:t>
        </w:r>
        <w:proofErr w:type="spellEnd"/>
        <w:r w:rsidR="003C575A">
          <w:t xml:space="preserve"> модели</w:t>
        </w:r>
        <w:r w:rsidR="003C575A" w:rsidRPr="003C575A">
          <w:rPr>
            <w:rPrChange w:id="184" w:author="studentcoll" w:date="2026-10-09T12:11:00Z">
              <w:rPr>
                <w:lang w:val="en-US"/>
              </w:rPr>
            </w:rPrChange>
          </w:rPr>
          <w:t xml:space="preserve">, </w:t>
        </w:r>
        <w:r w:rsidR="003C575A">
          <w:t xml:space="preserve">но явная </w:t>
        </w:r>
        <w:proofErr w:type="gramStart"/>
        <w:r w:rsidR="003C575A">
          <w:t xml:space="preserve">проверка  </w:t>
        </w:r>
        <w:proofErr w:type="spellStart"/>
        <w:r w:rsidR="003C575A">
          <w:t>мадел</w:t>
        </w:r>
        <w:proofErr w:type="spellEnd"/>
        <w:proofErr w:type="gramEnd"/>
        <w:r w:rsidR="003C575A">
          <w:t xml:space="preserve"> стейт </w:t>
        </w:r>
        <w:proofErr w:type="spellStart"/>
        <w:r w:rsidR="003C575A">
          <w:t>валид</w:t>
        </w:r>
        <w:proofErr w:type="spellEnd"/>
        <w:r w:rsidR="003C575A">
          <w:t xml:space="preserve"> </w:t>
        </w:r>
      </w:ins>
      <w:ins w:id="185" w:author="studentcoll" w:date="2026-10-09T12:26:00Z">
        <w:r w:rsidR="000D3E67">
          <w:t xml:space="preserve">и вызов  </w:t>
        </w:r>
        <w:proofErr w:type="spellStart"/>
        <w:r w:rsidR="000D3E67">
          <w:t>валид</w:t>
        </w:r>
        <w:proofErr w:type="spellEnd"/>
        <w:r w:rsidR="000D3E67">
          <w:t xml:space="preserve"> </w:t>
        </w:r>
        <w:proofErr w:type="spellStart"/>
        <w:r w:rsidR="000D3E67">
          <w:t>проюлем</w:t>
        </w:r>
        <w:proofErr w:type="spellEnd"/>
        <w:r w:rsidR="000D3E67">
          <w:t xml:space="preserve"> </w:t>
        </w:r>
        <w:proofErr w:type="spellStart"/>
        <w:r w:rsidR="000D3E67">
          <w:t>модел</w:t>
        </w:r>
        <w:proofErr w:type="spellEnd"/>
        <w:r w:rsidR="000D3E67">
          <w:t xml:space="preserve"> стейт показа</w:t>
        </w:r>
      </w:ins>
      <w:ins w:id="186" w:author="studentcoll" w:date="2026-10-09T12:27:00Z">
        <w:r w:rsidR="000D3E67">
          <w:t xml:space="preserve">ны по требованию задания </w:t>
        </w:r>
      </w:ins>
    </w:p>
    <w:p w14:paraId="1CD387CA" w14:textId="77777777" w:rsidR="008538AD" w:rsidRPr="00020E50" w:rsidRDefault="008538AD" w:rsidP="00853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FA2B0B" w14:textId="30FB2861" w:rsidR="000D3E67" w:rsidRPr="000D3E67" w:rsidRDefault="008538AD" w:rsidP="000D3E67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ins w:id="187" w:author="studentcoll" w:date="2026-10-09T12:28:00Z"/>
          <w:rFonts w:ascii="Times New Roman" w:hAnsi="Times New Roman" w:cs="Times New Roman"/>
          <w:sz w:val="24"/>
          <w:szCs w:val="24"/>
        </w:rPr>
      </w:pPr>
      <w:r w:rsidRPr="00522CFE">
        <w:rPr>
          <w:rFonts w:ascii="Times New Roman" w:hAnsi="Times New Roman" w:cs="Times New Roman"/>
          <w:sz w:val="24"/>
          <w:szCs w:val="24"/>
          <w:lang w:val="en-US"/>
          <w:rPrChange w:id="188" w:author="studentcoll" w:date="2026-10-09T11:20:00Z">
            <w:rPr>
              <w:rFonts w:ascii="Times New Roman" w:hAnsi="Times New Roman" w:cs="Times New Roman"/>
              <w:sz w:val="24"/>
              <w:szCs w:val="24"/>
            </w:rPr>
          </w:rPrChange>
        </w:rPr>
        <w:t>---</w:t>
      </w:r>
      <w:r w:rsidRPr="00522CFE">
        <w:rPr>
          <w:rFonts w:ascii="Times New Roman" w:hAnsi="Times New Roman" w:cs="Times New Roman"/>
          <w:sz w:val="24"/>
          <w:szCs w:val="24"/>
          <w:lang w:val="en-US"/>
          <w:rPrChange w:id="189" w:author="studentcoll" w:date="2026-10-09T11:20:00Z">
            <w:rPr>
              <w:rFonts w:ascii="Times New Roman" w:hAnsi="Times New Roman" w:cs="Times New Roman"/>
              <w:sz w:val="24"/>
              <w:szCs w:val="24"/>
            </w:rPr>
          </w:rPrChange>
        </w:rPr>
        <w:br/>
      </w:r>
      <w:r w:rsidRPr="00522CFE">
        <w:rPr>
          <w:rFonts w:ascii="Times New Roman" w:hAnsi="Times New Roman" w:cs="Times New Roman"/>
          <w:sz w:val="24"/>
          <w:szCs w:val="24"/>
          <w:lang w:val="en-US"/>
          <w:rPrChange w:id="190" w:author="studentcoll" w:date="2026-10-09T11:20:00Z">
            <w:rPr>
              <w:rFonts w:ascii="Times New Roman" w:hAnsi="Times New Roman" w:cs="Times New Roman"/>
              <w:sz w:val="24"/>
              <w:szCs w:val="24"/>
            </w:rPr>
          </w:rPrChange>
        </w:rPr>
        <w:br/>
      </w:r>
      <w:r w:rsidRPr="008538AD">
        <w:rPr>
          <w:rFonts w:ascii="Times New Roman" w:hAnsi="Times New Roman" w:cs="Times New Roman"/>
          <w:sz w:val="24"/>
          <w:szCs w:val="24"/>
        </w:rPr>
        <w:t>Задание</w:t>
      </w:r>
      <w:r w:rsidRPr="00522CFE">
        <w:rPr>
          <w:rFonts w:ascii="Times New Roman" w:hAnsi="Times New Roman" w:cs="Times New Roman"/>
          <w:sz w:val="24"/>
          <w:szCs w:val="24"/>
          <w:lang w:val="en-US"/>
          <w:rPrChange w:id="191" w:author="studentcoll" w:date="2026-10-09T11:20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B4. URI-</w:t>
      </w:r>
      <w:r w:rsidRPr="008538AD">
        <w:rPr>
          <w:rFonts w:ascii="Times New Roman" w:hAnsi="Times New Roman" w:cs="Times New Roman"/>
          <w:sz w:val="24"/>
          <w:szCs w:val="24"/>
        </w:rPr>
        <w:t>связи</w:t>
      </w:r>
      <w:r w:rsidRPr="00522CFE">
        <w:rPr>
          <w:rFonts w:ascii="Times New Roman" w:hAnsi="Times New Roman" w:cs="Times New Roman"/>
          <w:sz w:val="24"/>
          <w:szCs w:val="24"/>
          <w:lang w:val="en-US"/>
          <w:rPrChange w:id="192" w:author="studentcoll" w:date="2026-10-09T11:20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</w:t>
      </w:r>
      <w:r w:rsidRPr="008538AD">
        <w:rPr>
          <w:rFonts w:ascii="Times New Roman" w:hAnsi="Times New Roman" w:cs="Times New Roman"/>
          <w:sz w:val="24"/>
          <w:szCs w:val="24"/>
        </w:rPr>
        <w:t>и</w:t>
      </w:r>
      <w:r w:rsidRPr="00522CFE">
        <w:rPr>
          <w:rFonts w:ascii="Times New Roman" w:hAnsi="Times New Roman" w:cs="Times New Roman"/>
          <w:sz w:val="24"/>
          <w:szCs w:val="24"/>
          <w:lang w:val="en-US"/>
          <w:rPrChange w:id="193" w:author="studentcoll" w:date="2026-10-09T11:20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REST-</w:t>
      </w:r>
      <w:r w:rsidRPr="008538AD">
        <w:rPr>
          <w:rFonts w:ascii="Times New Roman" w:hAnsi="Times New Roman" w:cs="Times New Roman"/>
          <w:sz w:val="24"/>
          <w:szCs w:val="24"/>
        </w:rPr>
        <w:t>дизайн</w:t>
      </w:r>
      <w:r w:rsidRPr="00522CFE">
        <w:rPr>
          <w:rFonts w:ascii="Times New Roman" w:hAnsi="Times New Roman" w:cs="Times New Roman"/>
          <w:sz w:val="24"/>
          <w:szCs w:val="24"/>
          <w:lang w:val="en-US"/>
          <w:rPrChange w:id="194" w:author="studentcoll" w:date="2026-10-09T11:20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(5 </w:t>
      </w:r>
      <w:r w:rsidRPr="008538AD">
        <w:rPr>
          <w:rFonts w:ascii="Times New Roman" w:hAnsi="Times New Roman" w:cs="Times New Roman"/>
          <w:sz w:val="24"/>
          <w:szCs w:val="24"/>
        </w:rPr>
        <w:t>баллов</w:t>
      </w:r>
      <w:r w:rsidRPr="00522CFE">
        <w:rPr>
          <w:rFonts w:ascii="Times New Roman" w:hAnsi="Times New Roman" w:cs="Times New Roman"/>
          <w:sz w:val="24"/>
          <w:szCs w:val="24"/>
          <w:lang w:val="en-US"/>
          <w:rPrChange w:id="195" w:author="studentcoll" w:date="2026-10-09T11:20:00Z">
            <w:rPr>
              <w:rFonts w:ascii="Times New Roman" w:hAnsi="Times New Roman" w:cs="Times New Roman"/>
              <w:sz w:val="24"/>
              <w:szCs w:val="24"/>
            </w:rPr>
          </w:rPrChange>
        </w:rPr>
        <w:t>)</w:t>
      </w:r>
      <w:r w:rsidRPr="00522CFE">
        <w:rPr>
          <w:rFonts w:ascii="Times New Roman" w:hAnsi="Times New Roman" w:cs="Times New Roman"/>
          <w:sz w:val="24"/>
          <w:szCs w:val="24"/>
          <w:lang w:val="en-US"/>
          <w:rPrChange w:id="196" w:author="studentcoll" w:date="2026-10-09T11:20:00Z">
            <w:rPr>
              <w:rFonts w:ascii="Times New Roman" w:hAnsi="Times New Roman" w:cs="Times New Roman"/>
              <w:sz w:val="24"/>
              <w:szCs w:val="24"/>
            </w:rPr>
          </w:rPrChange>
        </w:rPr>
        <w:br/>
      </w:r>
      <w:r w:rsidRPr="00522CFE">
        <w:rPr>
          <w:rFonts w:ascii="Times New Roman" w:hAnsi="Times New Roman" w:cs="Times New Roman"/>
          <w:sz w:val="24"/>
          <w:szCs w:val="24"/>
          <w:lang w:val="en-US"/>
          <w:rPrChange w:id="197" w:author="studentcoll" w:date="2026-10-09T11:20:00Z">
            <w:rPr>
              <w:rFonts w:ascii="Times New Roman" w:hAnsi="Times New Roman" w:cs="Times New Roman"/>
              <w:sz w:val="24"/>
              <w:szCs w:val="24"/>
            </w:rPr>
          </w:rPrChange>
        </w:rPr>
        <w:lastRenderedPageBreak/>
        <w:br/>
      </w:r>
      <w:r w:rsidRPr="008538AD">
        <w:rPr>
          <w:rFonts w:ascii="Times New Roman" w:hAnsi="Times New Roman" w:cs="Times New Roman"/>
          <w:sz w:val="24"/>
          <w:szCs w:val="24"/>
        </w:rPr>
        <w:t>Для</w:t>
      </w:r>
      <w:r w:rsidRPr="00522CFE">
        <w:rPr>
          <w:rFonts w:ascii="Times New Roman" w:hAnsi="Times New Roman" w:cs="Times New Roman"/>
          <w:sz w:val="24"/>
          <w:szCs w:val="24"/>
          <w:lang w:val="en-US"/>
          <w:rPrChange w:id="198" w:author="studentcoll" w:date="2026-10-09T11:20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</w:t>
      </w:r>
      <w:r w:rsidRPr="008538AD">
        <w:rPr>
          <w:rFonts w:ascii="Times New Roman" w:hAnsi="Times New Roman" w:cs="Times New Roman"/>
          <w:sz w:val="24"/>
          <w:szCs w:val="24"/>
        </w:rPr>
        <w:t>сущностей</w:t>
      </w:r>
      <w:r w:rsidRPr="00522CFE">
        <w:rPr>
          <w:rFonts w:ascii="Times New Roman" w:hAnsi="Times New Roman" w:cs="Times New Roman"/>
          <w:sz w:val="24"/>
          <w:szCs w:val="24"/>
          <w:lang w:val="en-US"/>
          <w:rPrChange w:id="199" w:author="studentcoll" w:date="2026-10-09T11:20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Category </w:t>
      </w:r>
      <w:r w:rsidRPr="008538AD">
        <w:rPr>
          <w:rFonts w:ascii="Times New Roman" w:hAnsi="Times New Roman" w:cs="Times New Roman"/>
          <w:sz w:val="24"/>
          <w:szCs w:val="24"/>
        </w:rPr>
        <w:t>и</w:t>
      </w:r>
      <w:r w:rsidRPr="00522CFE">
        <w:rPr>
          <w:rFonts w:ascii="Times New Roman" w:hAnsi="Times New Roman" w:cs="Times New Roman"/>
          <w:sz w:val="24"/>
          <w:szCs w:val="24"/>
          <w:lang w:val="en-US"/>
          <w:rPrChange w:id="200" w:author="studentcoll" w:date="2026-10-09T11:20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Product (Product </w:t>
      </w:r>
      <w:r w:rsidRPr="008538AD">
        <w:rPr>
          <w:rFonts w:ascii="Times New Roman" w:hAnsi="Times New Roman" w:cs="Times New Roman"/>
          <w:sz w:val="24"/>
          <w:szCs w:val="24"/>
        </w:rPr>
        <w:t>принадлежит</w:t>
      </w:r>
      <w:r w:rsidRPr="00522CFE">
        <w:rPr>
          <w:rFonts w:ascii="Times New Roman" w:hAnsi="Times New Roman" w:cs="Times New Roman"/>
          <w:sz w:val="24"/>
          <w:szCs w:val="24"/>
          <w:lang w:val="en-US"/>
          <w:rPrChange w:id="201" w:author="studentcoll" w:date="2026-10-09T11:20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Category) </w:t>
      </w:r>
      <w:r w:rsidRPr="008538AD">
        <w:rPr>
          <w:rFonts w:ascii="Times New Roman" w:hAnsi="Times New Roman" w:cs="Times New Roman"/>
          <w:sz w:val="24"/>
          <w:szCs w:val="24"/>
        </w:rPr>
        <w:t>спроектируйте</w:t>
      </w:r>
      <w:r w:rsidRPr="00522CFE">
        <w:rPr>
          <w:rFonts w:ascii="Times New Roman" w:hAnsi="Times New Roman" w:cs="Times New Roman"/>
          <w:sz w:val="24"/>
          <w:szCs w:val="24"/>
          <w:lang w:val="en-US"/>
          <w:rPrChange w:id="202" w:author="studentcoll" w:date="2026-10-09T11:20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URI-</w:t>
      </w:r>
      <w:r w:rsidRPr="008538AD">
        <w:rPr>
          <w:rFonts w:ascii="Times New Roman" w:hAnsi="Times New Roman" w:cs="Times New Roman"/>
          <w:sz w:val="24"/>
          <w:szCs w:val="24"/>
        </w:rPr>
        <w:t>схему</w:t>
      </w:r>
      <w:r w:rsidRPr="00522CFE">
        <w:rPr>
          <w:rFonts w:ascii="Times New Roman" w:hAnsi="Times New Roman" w:cs="Times New Roman"/>
          <w:sz w:val="24"/>
          <w:szCs w:val="24"/>
          <w:lang w:val="en-US"/>
          <w:rPrChange w:id="203" w:author="studentcoll" w:date="2026-10-09T11:20:00Z">
            <w:rPr>
              <w:rFonts w:ascii="Times New Roman" w:hAnsi="Times New Roman" w:cs="Times New Roman"/>
              <w:sz w:val="24"/>
              <w:szCs w:val="24"/>
            </w:rPr>
          </w:rPrChange>
        </w:rPr>
        <w:t>:</w:t>
      </w:r>
      <w:r w:rsidRPr="00522CFE">
        <w:rPr>
          <w:rFonts w:ascii="Times New Roman" w:hAnsi="Times New Roman" w:cs="Times New Roman"/>
          <w:sz w:val="24"/>
          <w:szCs w:val="24"/>
          <w:lang w:val="en-US"/>
          <w:rPrChange w:id="204" w:author="studentcoll" w:date="2026-10-09T11:20:00Z">
            <w:rPr>
              <w:rFonts w:ascii="Times New Roman" w:hAnsi="Times New Roman" w:cs="Times New Roman"/>
              <w:sz w:val="24"/>
              <w:szCs w:val="24"/>
            </w:rPr>
          </w:rPrChange>
        </w:rPr>
        <w:br/>
      </w:r>
      <w:r w:rsidRPr="00522CFE">
        <w:rPr>
          <w:rFonts w:ascii="Times New Roman" w:hAnsi="Times New Roman" w:cs="Times New Roman"/>
          <w:sz w:val="24"/>
          <w:szCs w:val="24"/>
          <w:lang w:val="en-US"/>
          <w:rPrChange w:id="205" w:author="studentcoll" w:date="2026-10-09T11:20:00Z">
            <w:rPr>
              <w:rFonts w:ascii="Times New Roman" w:hAnsi="Times New Roman" w:cs="Times New Roman"/>
              <w:sz w:val="24"/>
              <w:szCs w:val="24"/>
            </w:rPr>
          </w:rPrChange>
        </w:rPr>
        <w:br/>
      </w:r>
      <w:r w:rsidRPr="008538AD">
        <w:rPr>
          <w:rFonts w:ascii="Times New Roman" w:hAnsi="Times New Roman" w:cs="Times New Roman"/>
          <w:sz w:val="24"/>
          <w:szCs w:val="24"/>
        </w:rPr>
        <w:t>Операция</w:t>
      </w:r>
      <w:r w:rsidRPr="00522CFE">
        <w:rPr>
          <w:rFonts w:ascii="Times New Roman" w:hAnsi="Times New Roman" w:cs="Times New Roman"/>
          <w:sz w:val="24"/>
          <w:szCs w:val="24"/>
          <w:lang w:val="en-US"/>
          <w:rPrChange w:id="206" w:author="studentcoll" w:date="2026-10-09T11:20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HTTP-</w:t>
      </w:r>
      <w:r w:rsidRPr="008538AD">
        <w:rPr>
          <w:rFonts w:ascii="Times New Roman" w:hAnsi="Times New Roman" w:cs="Times New Roman"/>
          <w:sz w:val="24"/>
          <w:szCs w:val="24"/>
        </w:rPr>
        <w:t>метод</w:t>
      </w:r>
      <w:r w:rsidRPr="00522CFE">
        <w:rPr>
          <w:rFonts w:ascii="Times New Roman" w:hAnsi="Times New Roman" w:cs="Times New Roman"/>
          <w:sz w:val="24"/>
          <w:szCs w:val="24"/>
          <w:lang w:val="en-US"/>
          <w:rPrChange w:id="207" w:author="studentcoll" w:date="2026-10-09T11:20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URI</w:t>
      </w:r>
      <w:r w:rsidRPr="00522CFE">
        <w:rPr>
          <w:rFonts w:ascii="Times New Roman" w:hAnsi="Times New Roman" w:cs="Times New Roman"/>
          <w:sz w:val="24"/>
          <w:szCs w:val="24"/>
          <w:lang w:val="en-US"/>
          <w:rPrChange w:id="208" w:author="studentcoll" w:date="2026-10-09T11:20:00Z">
            <w:rPr>
              <w:rFonts w:ascii="Times New Roman" w:hAnsi="Times New Roman" w:cs="Times New Roman"/>
              <w:sz w:val="24"/>
              <w:szCs w:val="24"/>
            </w:rPr>
          </w:rPrChange>
        </w:rPr>
        <w:br/>
      </w:r>
      <w:r w:rsidRPr="008538AD">
        <w:rPr>
          <w:rFonts w:ascii="Times New Roman" w:hAnsi="Times New Roman" w:cs="Times New Roman"/>
          <w:sz w:val="24"/>
          <w:szCs w:val="24"/>
        </w:rPr>
        <w:t>Получить</w:t>
      </w:r>
      <w:r w:rsidRPr="00522CFE">
        <w:rPr>
          <w:rFonts w:ascii="Times New Roman" w:hAnsi="Times New Roman" w:cs="Times New Roman"/>
          <w:sz w:val="24"/>
          <w:szCs w:val="24"/>
          <w:lang w:val="en-US"/>
          <w:rPrChange w:id="209" w:author="studentcoll" w:date="2026-10-09T11:20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</w:t>
      </w:r>
      <w:r w:rsidRPr="008538AD">
        <w:rPr>
          <w:rFonts w:ascii="Times New Roman" w:hAnsi="Times New Roman" w:cs="Times New Roman"/>
          <w:sz w:val="24"/>
          <w:szCs w:val="24"/>
        </w:rPr>
        <w:t>все</w:t>
      </w:r>
      <w:r w:rsidRPr="00522CFE">
        <w:rPr>
          <w:rFonts w:ascii="Times New Roman" w:hAnsi="Times New Roman" w:cs="Times New Roman"/>
          <w:sz w:val="24"/>
          <w:szCs w:val="24"/>
          <w:lang w:val="en-US"/>
          <w:rPrChange w:id="210" w:author="studentcoll" w:date="2026-10-09T11:20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</w:t>
      </w:r>
      <w:r w:rsidRPr="008538AD">
        <w:rPr>
          <w:rFonts w:ascii="Times New Roman" w:hAnsi="Times New Roman" w:cs="Times New Roman"/>
          <w:sz w:val="24"/>
          <w:szCs w:val="24"/>
        </w:rPr>
        <w:t>товары</w:t>
      </w:r>
      <w:r w:rsidRPr="00522CFE">
        <w:rPr>
          <w:rFonts w:ascii="Times New Roman" w:hAnsi="Times New Roman" w:cs="Times New Roman"/>
          <w:sz w:val="24"/>
          <w:szCs w:val="24"/>
          <w:lang w:val="en-US"/>
          <w:rPrChange w:id="211" w:author="studentcoll" w:date="2026-10-09T11:20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</w:t>
      </w:r>
      <w:proofErr w:type="gramStart"/>
      <w:r w:rsidRPr="008538AD">
        <w:rPr>
          <w:rFonts w:ascii="Times New Roman" w:hAnsi="Times New Roman" w:cs="Times New Roman"/>
          <w:sz w:val="24"/>
          <w:szCs w:val="24"/>
        </w:rPr>
        <w:t>категории</w:t>
      </w:r>
      <w:r w:rsidRPr="00522CFE">
        <w:rPr>
          <w:rFonts w:ascii="Times New Roman" w:hAnsi="Times New Roman" w:cs="Times New Roman"/>
          <w:sz w:val="24"/>
          <w:szCs w:val="24"/>
          <w:lang w:val="en-US"/>
          <w:rPrChange w:id="212" w:author="studentcoll" w:date="2026-10-09T11:20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?</w:t>
      </w:r>
      <w:proofErr w:type="gramEnd"/>
      <w:r w:rsidRPr="00522CFE">
        <w:rPr>
          <w:rFonts w:ascii="Times New Roman" w:hAnsi="Times New Roman" w:cs="Times New Roman"/>
          <w:sz w:val="24"/>
          <w:szCs w:val="24"/>
          <w:lang w:val="en-US"/>
          <w:rPrChange w:id="213" w:author="studentcoll" w:date="2026-10-09T11:20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?</w:t>
      </w:r>
      <w:r w:rsidRPr="00522CFE">
        <w:rPr>
          <w:rFonts w:ascii="Times New Roman" w:hAnsi="Times New Roman" w:cs="Times New Roman"/>
          <w:sz w:val="24"/>
          <w:szCs w:val="24"/>
          <w:lang w:val="en-US"/>
          <w:rPrChange w:id="214" w:author="studentcoll" w:date="2026-10-09T11:20:00Z">
            <w:rPr>
              <w:rFonts w:ascii="Times New Roman" w:hAnsi="Times New Roman" w:cs="Times New Roman"/>
              <w:sz w:val="24"/>
              <w:szCs w:val="24"/>
            </w:rPr>
          </w:rPrChange>
        </w:rPr>
        <w:br/>
      </w:r>
      <w:r w:rsidRPr="008538AD">
        <w:rPr>
          <w:rFonts w:ascii="Times New Roman" w:hAnsi="Times New Roman" w:cs="Times New Roman"/>
          <w:sz w:val="24"/>
          <w:szCs w:val="24"/>
        </w:rPr>
        <w:t xml:space="preserve">Получить конкретный </w:t>
      </w:r>
      <w:proofErr w:type="gramStart"/>
      <w:r w:rsidRPr="008538AD">
        <w:rPr>
          <w:rFonts w:ascii="Times New Roman" w:hAnsi="Times New Roman" w:cs="Times New Roman"/>
          <w:sz w:val="24"/>
          <w:szCs w:val="24"/>
        </w:rPr>
        <w:t>товар ?</w:t>
      </w:r>
      <w:proofErr w:type="gramEnd"/>
      <w:r w:rsidRPr="008538AD">
        <w:rPr>
          <w:rFonts w:ascii="Times New Roman" w:hAnsi="Times New Roman" w:cs="Times New Roman"/>
          <w:sz w:val="24"/>
          <w:szCs w:val="24"/>
        </w:rPr>
        <w:t xml:space="preserve"> ?</w:t>
      </w:r>
      <w:r w:rsidRPr="008538AD">
        <w:rPr>
          <w:rFonts w:ascii="Times New Roman" w:hAnsi="Times New Roman" w:cs="Times New Roman"/>
          <w:sz w:val="24"/>
          <w:szCs w:val="24"/>
        </w:rPr>
        <w:br/>
        <w:t xml:space="preserve">Создать товар в </w:t>
      </w:r>
      <w:proofErr w:type="gramStart"/>
      <w:r w:rsidRPr="008538AD">
        <w:rPr>
          <w:rFonts w:ascii="Times New Roman" w:hAnsi="Times New Roman" w:cs="Times New Roman"/>
          <w:sz w:val="24"/>
          <w:szCs w:val="24"/>
        </w:rPr>
        <w:t>категории ?</w:t>
      </w:r>
      <w:proofErr w:type="gramEnd"/>
      <w:r w:rsidRPr="008538AD">
        <w:rPr>
          <w:rFonts w:ascii="Times New Roman" w:hAnsi="Times New Roman" w:cs="Times New Roman"/>
          <w:sz w:val="24"/>
          <w:szCs w:val="24"/>
        </w:rPr>
        <w:t xml:space="preserve"> ?</w:t>
      </w:r>
      <w:r w:rsidRPr="008538AD">
        <w:rPr>
          <w:rFonts w:ascii="Times New Roman" w:hAnsi="Times New Roman" w:cs="Times New Roman"/>
          <w:sz w:val="24"/>
          <w:szCs w:val="24"/>
        </w:rPr>
        <w:br/>
        <w:t xml:space="preserve">Удалить </w:t>
      </w:r>
      <w:proofErr w:type="gramStart"/>
      <w:r w:rsidRPr="008538AD">
        <w:rPr>
          <w:rFonts w:ascii="Times New Roman" w:hAnsi="Times New Roman" w:cs="Times New Roman"/>
          <w:sz w:val="24"/>
          <w:szCs w:val="24"/>
        </w:rPr>
        <w:t>товар ?</w:t>
      </w:r>
      <w:proofErr w:type="gramEnd"/>
      <w:r w:rsidRPr="008538AD">
        <w:rPr>
          <w:rFonts w:ascii="Times New Roman" w:hAnsi="Times New Roman" w:cs="Times New Roman"/>
          <w:sz w:val="24"/>
          <w:szCs w:val="24"/>
        </w:rPr>
        <w:t xml:space="preserve"> ?</w:t>
      </w:r>
      <w:r w:rsidRPr="008538AD">
        <w:rPr>
          <w:rFonts w:ascii="Times New Roman" w:hAnsi="Times New Roman" w:cs="Times New Roman"/>
          <w:sz w:val="24"/>
          <w:szCs w:val="24"/>
        </w:rPr>
        <w:br/>
      </w:r>
      <w:r w:rsidRPr="008538AD">
        <w:rPr>
          <w:rFonts w:ascii="Times New Roman" w:hAnsi="Times New Roman" w:cs="Times New Roman"/>
          <w:sz w:val="24"/>
          <w:szCs w:val="24"/>
        </w:rPr>
        <w:br/>
        <w:t>Дополнительно: объясните, почему URI вложенных ресурсов (например, /</w:t>
      </w:r>
      <w:proofErr w:type="spellStart"/>
      <w:r w:rsidRPr="008538AD">
        <w:rPr>
          <w:rFonts w:ascii="Times New Roman" w:hAnsi="Times New Roman" w:cs="Times New Roman"/>
          <w:sz w:val="24"/>
          <w:szCs w:val="24"/>
        </w:rPr>
        <w:t>categories</w:t>
      </w:r>
      <w:proofErr w:type="spellEnd"/>
      <w:r w:rsidRPr="008538AD">
        <w:rPr>
          <w:rFonts w:ascii="Times New Roman" w:hAnsi="Times New Roman" w:cs="Times New Roman"/>
          <w:sz w:val="24"/>
          <w:szCs w:val="24"/>
        </w:rPr>
        <w:t>/{</w:t>
      </w:r>
      <w:proofErr w:type="spellStart"/>
      <w:r w:rsidRPr="008538AD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8538AD">
        <w:rPr>
          <w:rFonts w:ascii="Times New Roman" w:hAnsi="Times New Roman" w:cs="Times New Roman"/>
          <w:sz w:val="24"/>
          <w:szCs w:val="24"/>
        </w:rPr>
        <w:t>}/</w:t>
      </w:r>
      <w:proofErr w:type="spellStart"/>
      <w:r w:rsidRPr="008538AD">
        <w:rPr>
          <w:rFonts w:ascii="Times New Roman" w:hAnsi="Times New Roman" w:cs="Times New Roman"/>
          <w:sz w:val="24"/>
          <w:szCs w:val="24"/>
        </w:rPr>
        <w:t>products</w:t>
      </w:r>
      <w:proofErr w:type="spellEnd"/>
      <w:r w:rsidRPr="008538AD">
        <w:rPr>
          <w:rFonts w:ascii="Times New Roman" w:hAnsi="Times New Roman" w:cs="Times New Roman"/>
          <w:sz w:val="24"/>
          <w:szCs w:val="24"/>
        </w:rPr>
        <w:t xml:space="preserve">) предпочтительнее, чем передача </w:t>
      </w:r>
      <w:proofErr w:type="spellStart"/>
      <w:r w:rsidRPr="008538AD">
        <w:rPr>
          <w:rFonts w:ascii="Times New Roman" w:hAnsi="Times New Roman" w:cs="Times New Roman"/>
          <w:sz w:val="24"/>
          <w:szCs w:val="24"/>
        </w:rPr>
        <w:t>categoryId</w:t>
      </w:r>
      <w:proofErr w:type="spellEnd"/>
      <w:r w:rsidRPr="008538AD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8538AD">
        <w:rPr>
          <w:rFonts w:ascii="Times New Roman" w:hAnsi="Times New Roman" w:cs="Times New Roman"/>
          <w:sz w:val="24"/>
          <w:szCs w:val="24"/>
        </w:rPr>
        <w:t>query</w:t>
      </w:r>
      <w:proofErr w:type="spellEnd"/>
      <w:r w:rsidRPr="00853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8AD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8538AD">
        <w:rPr>
          <w:rFonts w:ascii="Times New Roman" w:hAnsi="Times New Roman" w:cs="Times New Roman"/>
          <w:sz w:val="24"/>
          <w:szCs w:val="24"/>
        </w:rPr>
        <w:t xml:space="preserve"> при создании сущности.</w:t>
      </w:r>
      <w:r w:rsidRPr="008538AD">
        <w:rPr>
          <w:rFonts w:ascii="Times New Roman" w:hAnsi="Times New Roman" w:cs="Times New Roman"/>
          <w:sz w:val="24"/>
          <w:szCs w:val="24"/>
        </w:rPr>
        <w:br/>
      </w:r>
      <w:r w:rsidRPr="008538AD">
        <w:rPr>
          <w:rFonts w:ascii="Times New Roman" w:hAnsi="Times New Roman" w:cs="Times New Roman"/>
          <w:sz w:val="24"/>
          <w:szCs w:val="24"/>
        </w:rPr>
        <w:br/>
        <w:t>Ваш ответ:</w:t>
      </w:r>
      <w:r w:rsidRPr="008538AD">
        <w:rPr>
          <w:rFonts w:ascii="Times New Roman" w:hAnsi="Times New Roman" w:cs="Times New Roman"/>
          <w:sz w:val="24"/>
          <w:szCs w:val="24"/>
        </w:rPr>
        <w:br/>
      </w:r>
      <w:proofErr w:type="spellStart"/>
      <w:ins w:id="215" w:author="studentcoll" w:date="2026-10-09T12:28:00Z">
        <w:r w:rsidR="000D3E67">
          <w:rPr>
            <w:rFonts w:ascii="Times New Roman" w:hAnsi="Times New Roman" w:cs="Times New Roman"/>
            <w:sz w:val="24"/>
            <w:szCs w:val="24"/>
          </w:rPr>
          <w:t>Оперция</w:t>
        </w:r>
        <w:proofErr w:type="spellEnd"/>
        <w:r w:rsidR="000D3E67">
          <w:rPr>
            <w:rFonts w:ascii="Times New Roman" w:hAnsi="Times New Roman" w:cs="Times New Roman"/>
            <w:sz w:val="24"/>
            <w:szCs w:val="24"/>
          </w:rPr>
          <w:t xml:space="preserve"> </w:t>
        </w:r>
      </w:ins>
      <w:ins w:id="216" w:author="studentcoll" w:date="2026-10-09T12:29:00Z">
        <w:r w:rsidR="000D3E67">
          <w:rPr>
            <w:rFonts w:ascii="Times New Roman" w:hAnsi="Times New Roman" w:cs="Times New Roman"/>
            <w:sz w:val="24"/>
            <w:szCs w:val="24"/>
          </w:rPr>
          <w:t xml:space="preserve">                                               </w:t>
        </w:r>
        <w:r w:rsidR="000D3E67">
          <w:rPr>
            <w:rFonts w:ascii="Times New Roman" w:hAnsi="Times New Roman" w:cs="Times New Roman"/>
            <w:sz w:val="24"/>
            <w:szCs w:val="24"/>
            <w:lang w:val="en-US"/>
          </w:rPr>
          <w:t>http</w:t>
        </w:r>
        <w:r w:rsidR="000D3E67" w:rsidRPr="000D3E67">
          <w:rPr>
            <w:rFonts w:ascii="Times New Roman" w:hAnsi="Times New Roman" w:cs="Times New Roman"/>
            <w:sz w:val="24"/>
            <w:szCs w:val="24"/>
            <w:rPrChange w:id="217" w:author="studentcoll" w:date="2026-10-09T12:29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-</w:t>
        </w:r>
        <w:r w:rsidR="000D3E67">
          <w:rPr>
            <w:rFonts w:ascii="Times New Roman" w:hAnsi="Times New Roman" w:cs="Times New Roman"/>
            <w:sz w:val="24"/>
            <w:szCs w:val="24"/>
          </w:rPr>
          <w:t>метод</w:t>
        </w:r>
      </w:ins>
      <w:ins w:id="218" w:author="studentcoll" w:date="2026-10-09T12:30:00Z">
        <w:r w:rsidR="000D3E67" w:rsidRPr="000D3E67">
          <w:rPr>
            <w:rFonts w:ascii="Times New Roman" w:hAnsi="Times New Roman" w:cs="Times New Roman"/>
            <w:sz w:val="24"/>
            <w:szCs w:val="24"/>
            <w:rPrChange w:id="219" w:author="studentcoll" w:date="2026-10-09T12:30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               </w:t>
        </w:r>
        <w:proofErr w:type="spellStart"/>
        <w:r w:rsidR="000D3E67">
          <w:rPr>
            <w:rFonts w:ascii="Times New Roman" w:hAnsi="Times New Roman" w:cs="Times New Roman"/>
            <w:sz w:val="24"/>
            <w:szCs w:val="24"/>
            <w:lang w:val="en-US"/>
          </w:rPr>
          <w:t>url</w:t>
        </w:r>
      </w:ins>
      <w:proofErr w:type="spellEnd"/>
    </w:p>
    <w:p w14:paraId="5A76D5D1" w14:textId="04E54CBD" w:rsidR="008538AD" w:rsidRPr="008538AD" w:rsidRDefault="000D3E67" w:rsidP="000D3E67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pPrChange w:id="220" w:author="studentcoll" w:date="2026-10-09T12:27:00Z">
          <w:pPr>
            <w:pStyle w:val="HTML"/>
          </w:pPr>
        </w:pPrChange>
      </w:pPr>
      <w:ins w:id="221" w:author="studentcoll" w:date="2026-10-09T12:28:00Z">
        <w:r>
          <w:rPr>
            <w:rFonts w:ascii="Times New Roman" w:hAnsi="Times New Roman" w:cs="Times New Roman"/>
            <w:sz w:val="24"/>
            <w:szCs w:val="24"/>
          </w:rPr>
          <w:t xml:space="preserve">Получить все товары категории </w:t>
        </w:r>
      </w:ins>
      <w:ins w:id="222" w:author="studentcoll" w:date="2026-10-09T12:29:00Z">
        <w:r>
          <w:rPr>
            <w:rFonts w:ascii="Times New Roman" w:hAnsi="Times New Roman" w:cs="Times New Roman"/>
            <w:sz w:val="24"/>
            <w:szCs w:val="24"/>
          </w:rPr>
          <w:t xml:space="preserve">         </w:t>
        </w:r>
        <w:r>
          <w:rPr>
            <w:rFonts w:ascii="Times New Roman" w:hAnsi="Times New Roman" w:cs="Times New Roman"/>
            <w:sz w:val="24"/>
            <w:szCs w:val="24"/>
            <w:lang w:val="en-US"/>
          </w:rPr>
          <w:t>get</w:t>
        </w:r>
      </w:ins>
      <w:ins w:id="223" w:author="studentcoll" w:date="2026-10-09T12:30:00Z">
        <w:r w:rsidRPr="000D3E67">
          <w:rPr>
            <w:rFonts w:ascii="Times New Roman" w:hAnsi="Times New Roman" w:cs="Times New Roman"/>
            <w:sz w:val="24"/>
            <w:szCs w:val="24"/>
            <w:rPrChange w:id="224" w:author="studentcoll" w:date="2026-10-09T12:30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                            /</w:t>
        </w:r>
        <w:proofErr w:type="spellStart"/>
        <w:r>
          <w:rPr>
            <w:rFonts w:ascii="Times New Roman" w:hAnsi="Times New Roman" w:cs="Times New Roman"/>
            <w:sz w:val="24"/>
            <w:szCs w:val="24"/>
            <w:lang w:val="en-US"/>
          </w:rPr>
          <w:t>api</w:t>
        </w:r>
        <w:proofErr w:type="spellEnd"/>
        <w:r w:rsidRPr="000D3E67">
          <w:rPr>
            <w:rFonts w:ascii="Times New Roman" w:hAnsi="Times New Roman" w:cs="Times New Roman"/>
            <w:sz w:val="24"/>
            <w:szCs w:val="24"/>
            <w:rPrChange w:id="225" w:author="studentcoll" w:date="2026-10-09T12:30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/</w:t>
        </w:r>
        <w:r>
          <w:rPr>
            <w:rFonts w:ascii="Times New Roman" w:hAnsi="Times New Roman" w:cs="Times New Roman"/>
            <w:sz w:val="24"/>
            <w:szCs w:val="24"/>
            <w:lang w:val="en-US"/>
          </w:rPr>
          <w:t>catego</w:t>
        </w:r>
      </w:ins>
      <w:ins w:id="226" w:author="studentcoll" w:date="2026-10-09T12:31:00Z">
        <w:r>
          <w:rPr>
            <w:rFonts w:ascii="Times New Roman" w:hAnsi="Times New Roman" w:cs="Times New Roman"/>
            <w:sz w:val="24"/>
            <w:szCs w:val="24"/>
            <w:lang w:val="en-US"/>
          </w:rPr>
          <w:t>ries</w:t>
        </w:r>
        <w:r w:rsidRPr="000D3E67">
          <w:rPr>
            <w:rFonts w:ascii="Times New Roman" w:hAnsi="Times New Roman" w:cs="Times New Roman"/>
            <w:sz w:val="24"/>
            <w:szCs w:val="24"/>
            <w:rPrChange w:id="227" w:author="studentcoll" w:date="2026-10-09T12:31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/{</w:t>
        </w:r>
        <w:proofErr w:type="spellStart"/>
        <w:r>
          <w:rPr>
            <w:rFonts w:ascii="Times New Roman" w:hAnsi="Times New Roman" w:cs="Times New Roman"/>
            <w:sz w:val="24"/>
            <w:szCs w:val="24"/>
            <w:lang w:val="en-US"/>
          </w:rPr>
          <w:t>categoryld</w:t>
        </w:r>
        <w:proofErr w:type="spellEnd"/>
        <w:r w:rsidRPr="000D3E67">
          <w:rPr>
            <w:rFonts w:ascii="Times New Roman" w:hAnsi="Times New Roman" w:cs="Times New Roman"/>
            <w:sz w:val="24"/>
            <w:szCs w:val="24"/>
            <w:rPrChange w:id="228" w:author="studentcoll" w:date="2026-10-09T12:31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}</w:t>
        </w:r>
        <w:r>
          <w:rPr>
            <w:rFonts w:ascii="Times New Roman" w:hAnsi="Times New Roman" w:cs="Times New Roman"/>
            <w:sz w:val="24"/>
            <w:szCs w:val="24"/>
            <w:lang w:val="en-US"/>
          </w:rPr>
          <w:t>product</w:t>
        </w:r>
      </w:ins>
      <w:ins w:id="229" w:author="studentcoll" w:date="2026-10-09T12:28:00Z">
        <w:r>
          <w:rPr>
            <w:rFonts w:ascii="Times New Roman" w:hAnsi="Times New Roman" w:cs="Times New Roman"/>
            <w:sz w:val="24"/>
            <w:szCs w:val="24"/>
          </w:rPr>
          <w:br/>
          <w:t xml:space="preserve">получить </w:t>
        </w:r>
        <w:proofErr w:type="spellStart"/>
        <w:r>
          <w:rPr>
            <w:rFonts w:ascii="Times New Roman" w:hAnsi="Times New Roman" w:cs="Times New Roman"/>
            <w:sz w:val="24"/>
            <w:szCs w:val="24"/>
          </w:rPr>
          <w:t>коректный</w:t>
        </w:r>
        <w:proofErr w:type="spellEnd"/>
        <w:r>
          <w:rPr>
            <w:rFonts w:ascii="Times New Roman" w:hAnsi="Times New Roman" w:cs="Times New Roman"/>
            <w:sz w:val="24"/>
            <w:szCs w:val="24"/>
          </w:rPr>
          <w:t xml:space="preserve"> товар </w:t>
        </w:r>
      </w:ins>
      <w:ins w:id="230" w:author="studentcoll" w:date="2026-10-09T12:29:00Z">
        <w:r w:rsidRPr="000D3E67">
          <w:rPr>
            <w:rFonts w:ascii="Times New Roman" w:hAnsi="Times New Roman" w:cs="Times New Roman"/>
            <w:sz w:val="24"/>
            <w:szCs w:val="24"/>
            <w:rPrChange w:id="231" w:author="studentcoll" w:date="2026-10-09T12:30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                </w:t>
        </w:r>
      </w:ins>
      <w:ins w:id="232" w:author="studentcoll" w:date="2026-10-09T12:30:00Z">
        <w:r w:rsidRPr="000D3E67">
          <w:rPr>
            <w:rFonts w:ascii="Times New Roman" w:hAnsi="Times New Roman" w:cs="Times New Roman"/>
            <w:sz w:val="24"/>
            <w:szCs w:val="24"/>
            <w:rPrChange w:id="233" w:author="studentcoll" w:date="2026-10-09T12:30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 </w:t>
        </w:r>
        <w:r>
          <w:rPr>
            <w:rFonts w:ascii="Times New Roman" w:hAnsi="Times New Roman" w:cs="Times New Roman"/>
            <w:sz w:val="24"/>
            <w:szCs w:val="24"/>
            <w:lang w:val="en-US"/>
          </w:rPr>
          <w:t>get</w:t>
        </w:r>
      </w:ins>
      <w:ins w:id="234" w:author="studentcoll" w:date="2026-10-09T12:31:00Z">
        <w:r w:rsidR="008813B0" w:rsidRPr="008813B0">
          <w:rPr>
            <w:rFonts w:ascii="Times New Roman" w:hAnsi="Times New Roman" w:cs="Times New Roman"/>
            <w:sz w:val="24"/>
            <w:szCs w:val="24"/>
            <w:rPrChange w:id="235" w:author="studentcoll" w:date="2026-10-09T12:31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          </w:t>
        </w:r>
      </w:ins>
      <w:ins w:id="236" w:author="studentcoll" w:date="2026-10-09T12:34:00Z">
        <w:r w:rsidR="008813B0" w:rsidRPr="00D95761">
          <w:rPr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="008813B0">
          <w:rPr>
            <w:rFonts w:ascii="Times New Roman" w:hAnsi="Times New Roman" w:cs="Times New Roman"/>
            <w:sz w:val="24"/>
            <w:szCs w:val="24"/>
            <w:lang w:val="en-US"/>
          </w:rPr>
          <w:t>api</w:t>
        </w:r>
        <w:proofErr w:type="spellEnd"/>
        <w:r w:rsidR="008813B0" w:rsidRPr="00D95761">
          <w:rPr>
            <w:rFonts w:ascii="Times New Roman" w:hAnsi="Times New Roman" w:cs="Times New Roman"/>
            <w:sz w:val="24"/>
            <w:szCs w:val="24"/>
          </w:rPr>
          <w:t>/</w:t>
        </w:r>
        <w:r w:rsidR="008813B0">
          <w:rPr>
            <w:rFonts w:ascii="Times New Roman" w:hAnsi="Times New Roman" w:cs="Times New Roman"/>
            <w:sz w:val="24"/>
            <w:szCs w:val="24"/>
            <w:lang w:val="en-US"/>
          </w:rPr>
          <w:t>categories</w:t>
        </w:r>
        <w:r w:rsidR="008813B0" w:rsidRPr="00D95761">
          <w:rPr>
            <w:rFonts w:ascii="Times New Roman" w:hAnsi="Times New Roman" w:cs="Times New Roman"/>
            <w:sz w:val="24"/>
            <w:szCs w:val="24"/>
          </w:rPr>
          <w:t>/{</w:t>
        </w:r>
        <w:proofErr w:type="spellStart"/>
        <w:r w:rsidR="008813B0">
          <w:rPr>
            <w:rFonts w:ascii="Times New Roman" w:hAnsi="Times New Roman" w:cs="Times New Roman"/>
            <w:sz w:val="24"/>
            <w:szCs w:val="24"/>
            <w:lang w:val="en-US"/>
          </w:rPr>
          <w:t>categoryld</w:t>
        </w:r>
        <w:proofErr w:type="spellEnd"/>
        <w:r w:rsidR="008813B0" w:rsidRPr="00D95761">
          <w:rPr>
            <w:rFonts w:ascii="Times New Roman" w:hAnsi="Times New Roman" w:cs="Times New Roman"/>
            <w:sz w:val="24"/>
            <w:szCs w:val="24"/>
          </w:rPr>
          <w:t>}/</w:t>
        </w:r>
        <w:r w:rsidR="008813B0">
          <w:rPr>
            <w:rFonts w:ascii="Times New Roman" w:hAnsi="Times New Roman" w:cs="Times New Roman"/>
            <w:sz w:val="24"/>
            <w:szCs w:val="24"/>
            <w:lang w:val="en-US"/>
          </w:rPr>
          <w:t>product</w:t>
        </w:r>
        <w:r w:rsidR="008813B0" w:rsidRPr="00D95761">
          <w:rPr>
            <w:rFonts w:ascii="Times New Roman" w:hAnsi="Times New Roman" w:cs="Times New Roman"/>
            <w:sz w:val="24"/>
            <w:szCs w:val="24"/>
          </w:rPr>
          <w:t>/{</w:t>
        </w:r>
        <w:r w:rsidR="008813B0">
          <w:rPr>
            <w:rFonts w:ascii="Times New Roman" w:hAnsi="Times New Roman" w:cs="Times New Roman"/>
            <w:sz w:val="24"/>
            <w:szCs w:val="24"/>
            <w:lang w:val="en-US"/>
          </w:rPr>
          <w:t>product</w:t>
        </w:r>
      </w:ins>
      <w:ins w:id="237" w:author="studentcoll" w:date="2026-10-09T12:31:00Z">
        <w:r w:rsidR="008813B0" w:rsidRPr="008813B0">
          <w:rPr>
            <w:rFonts w:ascii="Times New Roman" w:hAnsi="Times New Roman" w:cs="Times New Roman"/>
            <w:sz w:val="24"/>
            <w:szCs w:val="24"/>
            <w:rPrChange w:id="238" w:author="studentcoll" w:date="2026-10-09T12:31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                   </w:t>
        </w:r>
      </w:ins>
      <w:ins w:id="239" w:author="studentcoll" w:date="2026-10-09T12:28:00Z">
        <w:r>
          <w:rPr>
            <w:rFonts w:ascii="Times New Roman" w:hAnsi="Times New Roman" w:cs="Times New Roman"/>
            <w:sz w:val="24"/>
            <w:szCs w:val="24"/>
          </w:rPr>
          <w:br/>
        </w:r>
        <w:proofErr w:type="spellStart"/>
        <w:r>
          <w:rPr>
            <w:rFonts w:ascii="Times New Roman" w:hAnsi="Times New Roman" w:cs="Times New Roman"/>
            <w:sz w:val="24"/>
            <w:szCs w:val="24"/>
          </w:rPr>
          <w:t>создатьтовар</w:t>
        </w:r>
        <w:proofErr w:type="spellEnd"/>
        <w:r>
          <w:rPr>
            <w:rFonts w:ascii="Times New Roman" w:hAnsi="Times New Roman" w:cs="Times New Roman"/>
            <w:sz w:val="24"/>
            <w:szCs w:val="24"/>
          </w:rPr>
          <w:t xml:space="preserve"> в кате</w:t>
        </w:r>
      </w:ins>
      <w:ins w:id="240" w:author="studentcoll" w:date="2026-10-09T12:29:00Z">
        <w:r>
          <w:rPr>
            <w:rFonts w:ascii="Times New Roman" w:hAnsi="Times New Roman" w:cs="Times New Roman"/>
            <w:sz w:val="24"/>
            <w:szCs w:val="24"/>
          </w:rPr>
          <w:t xml:space="preserve">гории </w:t>
        </w:r>
      </w:ins>
      <w:ins w:id="241" w:author="studentcoll" w:date="2026-10-09T12:30:00Z">
        <w:r w:rsidRPr="000D3E67">
          <w:rPr>
            <w:rFonts w:ascii="Times New Roman" w:hAnsi="Times New Roman" w:cs="Times New Roman"/>
            <w:sz w:val="24"/>
            <w:szCs w:val="24"/>
            <w:rPrChange w:id="242" w:author="studentcoll" w:date="2026-10-09T12:30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                   </w:t>
        </w:r>
        <w:r>
          <w:rPr>
            <w:rFonts w:ascii="Times New Roman" w:hAnsi="Times New Roman" w:cs="Times New Roman"/>
            <w:sz w:val="24"/>
            <w:szCs w:val="24"/>
            <w:lang w:val="en-US"/>
          </w:rPr>
          <w:t>post</w:t>
        </w:r>
      </w:ins>
      <w:ins w:id="243" w:author="studentcoll" w:date="2026-10-09T12:34:00Z">
        <w:r w:rsidR="008813B0" w:rsidRPr="008813B0">
          <w:rPr>
            <w:rFonts w:ascii="Times New Roman" w:hAnsi="Times New Roman" w:cs="Times New Roman"/>
            <w:sz w:val="24"/>
            <w:szCs w:val="24"/>
            <w:rPrChange w:id="244" w:author="studentcoll" w:date="2026-10-09T12:35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            </w:t>
        </w:r>
        <w:r w:rsidR="008813B0" w:rsidRPr="00D95761">
          <w:rPr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="008813B0">
          <w:rPr>
            <w:rFonts w:ascii="Times New Roman" w:hAnsi="Times New Roman" w:cs="Times New Roman"/>
            <w:sz w:val="24"/>
            <w:szCs w:val="24"/>
            <w:lang w:val="en-US"/>
          </w:rPr>
          <w:t>api</w:t>
        </w:r>
        <w:proofErr w:type="spellEnd"/>
        <w:r w:rsidR="008813B0" w:rsidRPr="00D95761">
          <w:rPr>
            <w:rFonts w:ascii="Times New Roman" w:hAnsi="Times New Roman" w:cs="Times New Roman"/>
            <w:sz w:val="24"/>
            <w:szCs w:val="24"/>
          </w:rPr>
          <w:t>/</w:t>
        </w:r>
        <w:r w:rsidR="008813B0">
          <w:rPr>
            <w:rFonts w:ascii="Times New Roman" w:hAnsi="Times New Roman" w:cs="Times New Roman"/>
            <w:sz w:val="24"/>
            <w:szCs w:val="24"/>
            <w:lang w:val="en-US"/>
          </w:rPr>
          <w:t>categories</w:t>
        </w:r>
        <w:r w:rsidR="008813B0" w:rsidRPr="00D95761">
          <w:rPr>
            <w:rFonts w:ascii="Times New Roman" w:hAnsi="Times New Roman" w:cs="Times New Roman"/>
            <w:sz w:val="24"/>
            <w:szCs w:val="24"/>
          </w:rPr>
          <w:t>/{</w:t>
        </w:r>
        <w:proofErr w:type="spellStart"/>
        <w:r w:rsidR="008813B0">
          <w:rPr>
            <w:rFonts w:ascii="Times New Roman" w:hAnsi="Times New Roman" w:cs="Times New Roman"/>
            <w:sz w:val="24"/>
            <w:szCs w:val="24"/>
            <w:lang w:val="en-US"/>
          </w:rPr>
          <w:t>categoryld</w:t>
        </w:r>
        <w:proofErr w:type="spellEnd"/>
        <w:r w:rsidR="008813B0" w:rsidRPr="00D95761">
          <w:rPr>
            <w:rFonts w:ascii="Times New Roman" w:hAnsi="Times New Roman" w:cs="Times New Roman"/>
            <w:sz w:val="24"/>
            <w:szCs w:val="24"/>
          </w:rPr>
          <w:t>}/</w:t>
        </w:r>
        <w:r w:rsidR="008813B0">
          <w:rPr>
            <w:rFonts w:ascii="Times New Roman" w:hAnsi="Times New Roman" w:cs="Times New Roman"/>
            <w:sz w:val="24"/>
            <w:szCs w:val="24"/>
            <w:lang w:val="en-US"/>
          </w:rPr>
          <w:t>product</w:t>
        </w:r>
      </w:ins>
      <w:ins w:id="245" w:author="studentcoll" w:date="2026-10-09T12:29:00Z">
        <w:r>
          <w:rPr>
            <w:rFonts w:ascii="Times New Roman" w:hAnsi="Times New Roman" w:cs="Times New Roman"/>
            <w:sz w:val="24"/>
            <w:szCs w:val="24"/>
          </w:rPr>
          <w:br/>
          <w:t xml:space="preserve">удалить товар </w:t>
        </w:r>
      </w:ins>
      <w:ins w:id="246" w:author="studentcoll" w:date="2026-10-09T12:30:00Z">
        <w:r w:rsidRPr="000D3E67">
          <w:rPr>
            <w:rFonts w:ascii="Times New Roman" w:hAnsi="Times New Roman" w:cs="Times New Roman"/>
            <w:sz w:val="24"/>
            <w:szCs w:val="24"/>
            <w:rPrChange w:id="247" w:author="studentcoll" w:date="2026-10-09T12:30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                                       </w:t>
        </w:r>
        <w:r>
          <w:rPr>
            <w:rFonts w:ascii="Times New Roman" w:hAnsi="Times New Roman" w:cs="Times New Roman"/>
            <w:sz w:val="24"/>
            <w:szCs w:val="24"/>
            <w:lang w:val="en-US"/>
          </w:rPr>
          <w:t>delete</w:t>
        </w:r>
      </w:ins>
      <w:ins w:id="248" w:author="studentcoll" w:date="2026-10-09T12:35:00Z">
        <w:r w:rsidR="008813B0" w:rsidRPr="008813B0">
          <w:rPr>
            <w:rFonts w:ascii="Times New Roman" w:hAnsi="Times New Roman" w:cs="Times New Roman"/>
            <w:sz w:val="24"/>
            <w:szCs w:val="24"/>
            <w:rPrChange w:id="249" w:author="studentcoll" w:date="2026-10-09T12:35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     </w:t>
        </w:r>
        <w:r w:rsidR="008813B0" w:rsidRPr="00D95761">
          <w:rPr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="008813B0">
          <w:rPr>
            <w:rFonts w:ascii="Times New Roman" w:hAnsi="Times New Roman" w:cs="Times New Roman"/>
            <w:sz w:val="24"/>
            <w:szCs w:val="24"/>
            <w:lang w:val="en-US"/>
          </w:rPr>
          <w:t>api</w:t>
        </w:r>
        <w:proofErr w:type="spellEnd"/>
        <w:r w:rsidR="008813B0" w:rsidRPr="00D95761">
          <w:rPr>
            <w:rFonts w:ascii="Times New Roman" w:hAnsi="Times New Roman" w:cs="Times New Roman"/>
            <w:sz w:val="24"/>
            <w:szCs w:val="24"/>
          </w:rPr>
          <w:t>/</w:t>
        </w:r>
        <w:r w:rsidR="008813B0">
          <w:rPr>
            <w:rFonts w:ascii="Times New Roman" w:hAnsi="Times New Roman" w:cs="Times New Roman"/>
            <w:sz w:val="24"/>
            <w:szCs w:val="24"/>
            <w:lang w:val="en-US"/>
          </w:rPr>
          <w:t>categories</w:t>
        </w:r>
        <w:r w:rsidR="008813B0" w:rsidRPr="00D95761">
          <w:rPr>
            <w:rFonts w:ascii="Times New Roman" w:hAnsi="Times New Roman" w:cs="Times New Roman"/>
            <w:sz w:val="24"/>
            <w:szCs w:val="24"/>
          </w:rPr>
          <w:t>/{</w:t>
        </w:r>
        <w:proofErr w:type="spellStart"/>
        <w:r w:rsidR="008813B0">
          <w:rPr>
            <w:rFonts w:ascii="Times New Roman" w:hAnsi="Times New Roman" w:cs="Times New Roman"/>
            <w:sz w:val="24"/>
            <w:szCs w:val="24"/>
            <w:lang w:val="en-US"/>
          </w:rPr>
          <w:t>categoryld</w:t>
        </w:r>
        <w:proofErr w:type="spellEnd"/>
        <w:r w:rsidR="008813B0" w:rsidRPr="00D95761">
          <w:rPr>
            <w:rFonts w:ascii="Times New Roman" w:hAnsi="Times New Roman" w:cs="Times New Roman"/>
            <w:sz w:val="24"/>
            <w:szCs w:val="24"/>
          </w:rPr>
          <w:t>}/</w:t>
        </w:r>
        <w:r w:rsidR="008813B0">
          <w:rPr>
            <w:rFonts w:ascii="Times New Roman" w:hAnsi="Times New Roman" w:cs="Times New Roman"/>
            <w:sz w:val="24"/>
            <w:szCs w:val="24"/>
            <w:lang w:val="en-US"/>
          </w:rPr>
          <w:t>product</w:t>
        </w:r>
        <w:r w:rsidR="008813B0" w:rsidRPr="00D95761">
          <w:rPr>
            <w:rFonts w:ascii="Times New Roman" w:hAnsi="Times New Roman" w:cs="Times New Roman"/>
            <w:sz w:val="24"/>
            <w:szCs w:val="24"/>
          </w:rPr>
          <w:t>/{</w:t>
        </w:r>
        <w:r w:rsidR="008813B0">
          <w:rPr>
            <w:rFonts w:ascii="Times New Roman" w:hAnsi="Times New Roman" w:cs="Times New Roman"/>
            <w:sz w:val="24"/>
            <w:szCs w:val="24"/>
            <w:lang w:val="en-US"/>
          </w:rPr>
          <w:t>product</w:t>
        </w:r>
      </w:ins>
      <w:r w:rsidR="008538AD" w:rsidRPr="008538AD">
        <w:rPr>
          <w:rFonts w:ascii="Times New Roman" w:hAnsi="Times New Roman" w:cs="Times New Roman"/>
          <w:sz w:val="24"/>
          <w:szCs w:val="24"/>
        </w:rPr>
        <w:br/>
        <w:t>---</w:t>
      </w:r>
      <w:r w:rsidR="008538AD" w:rsidRPr="008538AD">
        <w:rPr>
          <w:rFonts w:ascii="Times New Roman" w:hAnsi="Times New Roman" w:cs="Times New Roman"/>
          <w:sz w:val="24"/>
          <w:szCs w:val="24"/>
        </w:rPr>
        <w:br/>
      </w:r>
      <w:proofErr w:type="spellStart"/>
      <w:ins w:id="250" w:author="studentcoll" w:date="2026-10-09T12:37:00Z">
        <w:r w:rsidR="008813B0">
          <w:rPr>
            <w:rFonts w:ascii="Times New Roman" w:hAnsi="Times New Roman" w:cs="Times New Roman"/>
            <w:sz w:val="24"/>
            <w:szCs w:val="24"/>
            <w:lang w:val="en-US"/>
          </w:rPr>
          <w:t>Url</w:t>
        </w:r>
        <w:proofErr w:type="spellEnd"/>
        <w:r w:rsidR="008813B0" w:rsidRPr="008813B0">
          <w:rPr>
            <w:rFonts w:ascii="Times New Roman" w:hAnsi="Times New Roman" w:cs="Times New Roman"/>
            <w:sz w:val="24"/>
            <w:szCs w:val="24"/>
            <w:rPrChange w:id="251" w:author="studentcoll" w:date="2026-10-09T12:37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 </w:t>
        </w:r>
      </w:ins>
      <w:ins w:id="252" w:author="studentcoll" w:date="2026-10-09T12:38:00Z">
        <w:r w:rsidR="008813B0">
          <w:rPr>
            <w:rFonts w:ascii="Times New Roman" w:hAnsi="Times New Roman" w:cs="Times New Roman"/>
            <w:sz w:val="24"/>
            <w:szCs w:val="24"/>
          </w:rPr>
          <w:t xml:space="preserve">показывает </w:t>
        </w:r>
        <w:proofErr w:type="spellStart"/>
        <w:r w:rsidR="008813B0">
          <w:rPr>
            <w:rFonts w:ascii="Times New Roman" w:hAnsi="Times New Roman" w:cs="Times New Roman"/>
            <w:sz w:val="24"/>
            <w:szCs w:val="24"/>
          </w:rPr>
          <w:t>ирархию</w:t>
        </w:r>
        <w:proofErr w:type="spellEnd"/>
        <w:r w:rsidR="008813B0">
          <w:rPr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="008813B0">
          <w:rPr>
            <w:rFonts w:ascii="Times New Roman" w:hAnsi="Times New Roman" w:cs="Times New Roman"/>
            <w:sz w:val="24"/>
            <w:szCs w:val="24"/>
          </w:rPr>
          <w:t>ресурсо</w:t>
        </w:r>
        <w:proofErr w:type="spellEnd"/>
        <w:r w:rsidR="008813B0">
          <w:rPr>
            <w:rFonts w:ascii="Times New Roman" w:hAnsi="Times New Roman" w:cs="Times New Roman"/>
            <w:sz w:val="24"/>
            <w:szCs w:val="24"/>
          </w:rPr>
          <w:t xml:space="preserve"> и  </w:t>
        </w:r>
        <w:proofErr w:type="spellStart"/>
        <w:r w:rsidR="008813B0">
          <w:rPr>
            <w:rFonts w:ascii="Times New Roman" w:hAnsi="Times New Roman" w:cs="Times New Roman"/>
            <w:sz w:val="24"/>
            <w:szCs w:val="24"/>
          </w:rPr>
          <w:t>дделает</w:t>
        </w:r>
        <w:proofErr w:type="spellEnd"/>
        <w:r w:rsidR="008813B0">
          <w:rPr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="008813B0">
          <w:rPr>
            <w:rFonts w:ascii="Times New Roman" w:hAnsi="Times New Roman" w:cs="Times New Roman"/>
            <w:sz w:val="24"/>
            <w:szCs w:val="24"/>
          </w:rPr>
          <w:t>контрактсамодокуентированным</w:t>
        </w:r>
        <w:proofErr w:type="spellEnd"/>
        <w:r w:rsidR="008813B0" w:rsidRPr="008813B0">
          <w:rPr>
            <w:rFonts w:ascii="Times New Roman" w:hAnsi="Times New Roman" w:cs="Times New Roman"/>
            <w:sz w:val="24"/>
            <w:szCs w:val="24"/>
            <w:rPrChange w:id="253" w:author="studentcoll" w:date="2026-10-09T12:38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. </w:t>
        </w:r>
        <w:r w:rsidR="008813B0">
          <w:rPr>
            <w:rFonts w:ascii="Times New Roman" w:hAnsi="Times New Roman" w:cs="Times New Roman"/>
            <w:sz w:val="24"/>
            <w:szCs w:val="24"/>
          </w:rPr>
          <w:t xml:space="preserve">При </w:t>
        </w:r>
      </w:ins>
      <w:ins w:id="254" w:author="studentcoll" w:date="2026-10-09T12:39:00Z">
        <w:r w:rsidR="008813B0">
          <w:rPr>
            <w:rFonts w:ascii="Times New Roman" w:hAnsi="Times New Roman" w:cs="Times New Roman"/>
            <w:sz w:val="24"/>
            <w:szCs w:val="24"/>
            <w:lang w:val="en-US"/>
          </w:rPr>
          <w:t>post</w:t>
        </w:r>
        <w:r w:rsidR="008813B0">
          <w:rPr>
            <w:rFonts w:ascii="Times New Roman" w:hAnsi="Times New Roman" w:cs="Times New Roman"/>
            <w:sz w:val="24"/>
            <w:szCs w:val="24"/>
          </w:rPr>
          <w:t xml:space="preserve"> </w:t>
        </w:r>
        <w:r w:rsidR="008813B0" w:rsidRPr="008813B0">
          <w:rPr>
            <w:rFonts w:ascii="Times New Roman" w:hAnsi="Times New Roman" w:cs="Times New Roman"/>
            <w:sz w:val="24"/>
            <w:szCs w:val="24"/>
            <w:rPrChange w:id="255" w:author="studentcoll" w:date="2026-10-09T12:40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/ </w:t>
        </w:r>
        <w:proofErr w:type="spellStart"/>
        <w:r w:rsidR="008813B0">
          <w:rPr>
            <w:rFonts w:ascii="Times New Roman" w:hAnsi="Times New Roman" w:cs="Times New Roman"/>
            <w:sz w:val="24"/>
            <w:szCs w:val="24"/>
            <w:lang w:val="en-US"/>
          </w:rPr>
          <w:t>api</w:t>
        </w:r>
        <w:proofErr w:type="spellEnd"/>
        <w:r w:rsidR="008813B0" w:rsidRPr="008813B0">
          <w:rPr>
            <w:rFonts w:ascii="Times New Roman" w:hAnsi="Times New Roman" w:cs="Times New Roman"/>
            <w:sz w:val="24"/>
            <w:szCs w:val="24"/>
            <w:rPrChange w:id="256" w:author="studentcoll" w:date="2026-10-09T12:40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 / </w:t>
        </w:r>
        <w:r w:rsidR="008813B0">
          <w:rPr>
            <w:rFonts w:ascii="Times New Roman" w:hAnsi="Times New Roman" w:cs="Times New Roman"/>
            <w:sz w:val="24"/>
            <w:szCs w:val="24"/>
            <w:lang w:val="en-US"/>
          </w:rPr>
          <w:t>categories</w:t>
        </w:r>
        <w:r w:rsidR="008813B0" w:rsidRPr="008813B0">
          <w:rPr>
            <w:rFonts w:ascii="Times New Roman" w:hAnsi="Times New Roman" w:cs="Times New Roman"/>
            <w:sz w:val="24"/>
            <w:szCs w:val="24"/>
            <w:rPrChange w:id="257" w:author="studentcoll" w:date="2026-10-09T12:40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 /{</w:t>
        </w:r>
        <w:proofErr w:type="spellStart"/>
        <w:r w:rsidR="008813B0">
          <w:rPr>
            <w:rFonts w:ascii="Times New Roman" w:hAnsi="Times New Roman" w:cs="Times New Roman"/>
            <w:sz w:val="24"/>
            <w:szCs w:val="24"/>
            <w:lang w:val="en-US"/>
          </w:rPr>
          <w:t>ip</w:t>
        </w:r>
        <w:proofErr w:type="spellEnd"/>
        <w:r w:rsidR="008813B0" w:rsidRPr="008813B0">
          <w:rPr>
            <w:rFonts w:ascii="Times New Roman" w:hAnsi="Times New Roman" w:cs="Times New Roman"/>
            <w:sz w:val="24"/>
            <w:szCs w:val="24"/>
            <w:rPrChange w:id="258" w:author="studentcoll" w:date="2026-10-09T12:40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}/ </w:t>
        </w:r>
        <w:r w:rsidR="008813B0">
          <w:rPr>
            <w:rFonts w:ascii="Times New Roman" w:hAnsi="Times New Roman" w:cs="Times New Roman"/>
            <w:sz w:val="24"/>
            <w:szCs w:val="24"/>
            <w:lang w:val="en-US"/>
          </w:rPr>
          <w:t>product</w:t>
        </w:r>
        <w:r w:rsidR="008813B0" w:rsidRPr="008813B0">
          <w:rPr>
            <w:rFonts w:ascii="Times New Roman" w:hAnsi="Times New Roman" w:cs="Times New Roman"/>
            <w:sz w:val="24"/>
            <w:szCs w:val="24"/>
            <w:rPrChange w:id="259" w:author="studentcoll" w:date="2026-10-09T12:40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 </w:t>
        </w:r>
        <w:r w:rsidR="008813B0">
          <w:rPr>
            <w:rFonts w:ascii="Times New Roman" w:hAnsi="Times New Roman" w:cs="Times New Roman"/>
            <w:sz w:val="24"/>
            <w:szCs w:val="24"/>
          </w:rPr>
          <w:t>принадлежность к кате</w:t>
        </w:r>
      </w:ins>
      <w:ins w:id="260" w:author="studentcoll" w:date="2026-10-09T12:40:00Z">
        <w:r w:rsidR="008813B0">
          <w:rPr>
            <w:rFonts w:ascii="Times New Roman" w:hAnsi="Times New Roman" w:cs="Times New Roman"/>
            <w:sz w:val="24"/>
            <w:szCs w:val="24"/>
          </w:rPr>
          <w:t xml:space="preserve">гории – часть создаваемого ресурса и клиент не может случайно создать товар без категории – </w:t>
        </w:r>
        <w:proofErr w:type="spellStart"/>
        <w:r w:rsidR="008813B0">
          <w:rPr>
            <w:rFonts w:ascii="Times New Roman" w:hAnsi="Times New Roman" w:cs="Times New Roman"/>
            <w:sz w:val="24"/>
            <w:szCs w:val="24"/>
          </w:rPr>
          <w:t>часттьь</w:t>
        </w:r>
        <w:proofErr w:type="spellEnd"/>
        <w:r w:rsidR="008813B0">
          <w:rPr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="008813B0">
          <w:rPr>
            <w:rFonts w:ascii="Times New Roman" w:hAnsi="Times New Roman" w:cs="Times New Roman"/>
            <w:sz w:val="24"/>
            <w:szCs w:val="24"/>
          </w:rPr>
          <w:t>индетичости</w:t>
        </w:r>
        <w:proofErr w:type="spellEnd"/>
        <w:r w:rsidR="008813B0">
          <w:rPr>
            <w:rFonts w:ascii="Times New Roman" w:hAnsi="Times New Roman" w:cs="Times New Roman"/>
            <w:sz w:val="24"/>
            <w:szCs w:val="24"/>
          </w:rPr>
          <w:t xml:space="preserve"> со</w:t>
        </w:r>
      </w:ins>
      <w:ins w:id="261" w:author="studentcoll" w:date="2026-10-09T12:41:00Z">
        <w:r w:rsidR="008813B0">
          <w:rPr>
            <w:rFonts w:ascii="Times New Roman" w:hAnsi="Times New Roman" w:cs="Times New Roman"/>
            <w:sz w:val="24"/>
            <w:szCs w:val="24"/>
          </w:rPr>
          <w:t xml:space="preserve">здаваемого </w:t>
        </w:r>
        <w:proofErr w:type="spellStart"/>
        <w:r w:rsidR="008813B0">
          <w:rPr>
            <w:rFonts w:ascii="Times New Roman" w:hAnsi="Times New Roman" w:cs="Times New Roman"/>
            <w:sz w:val="24"/>
            <w:szCs w:val="24"/>
          </w:rPr>
          <w:t>ресурсаи</w:t>
        </w:r>
        <w:proofErr w:type="spellEnd"/>
        <w:r w:rsidR="008813B0">
          <w:rPr>
            <w:rFonts w:ascii="Times New Roman" w:hAnsi="Times New Roman" w:cs="Times New Roman"/>
            <w:sz w:val="24"/>
            <w:szCs w:val="24"/>
          </w:rPr>
          <w:t xml:space="preserve"> клиент не может случайно </w:t>
        </w:r>
        <w:proofErr w:type="spellStart"/>
        <w:r w:rsidR="008813B0">
          <w:rPr>
            <w:rFonts w:ascii="Times New Roman" w:hAnsi="Times New Roman" w:cs="Times New Roman"/>
            <w:sz w:val="24"/>
            <w:szCs w:val="24"/>
          </w:rPr>
          <w:t>созадть</w:t>
        </w:r>
        <w:proofErr w:type="spellEnd"/>
        <w:r w:rsidR="008813B0">
          <w:rPr>
            <w:rFonts w:ascii="Times New Roman" w:hAnsi="Times New Roman" w:cs="Times New Roman"/>
            <w:sz w:val="24"/>
            <w:szCs w:val="24"/>
          </w:rPr>
          <w:t xml:space="preserve"> товар без категории или с чужой категорией в теле</w:t>
        </w:r>
      </w:ins>
      <w:ins w:id="262" w:author="studentcoll" w:date="2026-10-09T12:42:00Z">
        <w:r w:rsidR="00A743F8" w:rsidRPr="00A743F8">
          <w:rPr>
            <w:rFonts w:ascii="Times New Roman" w:hAnsi="Times New Roman" w:cs="Times New Roman"/>
            <w:sz w:val="24"/>
            <w:szCs w:val="24"/>
            <w:rPrChange w:id="263" w:author="studentcoll" w:date="2026-10-09T12:4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. </w:t>
        </w:r>
        <w:r w:rsidR="00A743F8">
          <w:rPr>
            <w:rFonts w:ascii="Times New Roman" w:hAnsi="Times New Roman" w:cs="Times New Roman"/>
            <w:sz w:val="24"/>
            <w:szCs w:val="24"/>
            <w:lang w:val="en-US"/>
          </w:rPr>
          <w:t>Query</w:t>
        </w:r>
        <w:r w:rsidR="00A743F8" w:rsidRPr="00A743F8">
          <w:rPr>
            <w:rFonts w:ascii="Times New Roman" w:hAnsi="Times New Roman" w:cs="Times New Roman"/>
            <w:sz w:val="24"/>
            <w:szCs w:val="24"/>
            <w:rPrChange w:id="264" w:author="studentcoll" w:date="2026-10-09T12:43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 </w:t>
        </w:r>
        <w:r w:rsidR="00A743F8">
          <w:rPr>
            <w:rFonts w:ascii="Times New Roman" w:hAnsi="Times New Roman" w:cs="Times New Roman"/>
            <w:sz w:val="24"/>
            <w:szCs w:val="24"/>
            <w:lang w:val="en-US"/>
          </w:rPr>
          <w:t>string</w:t>
        </w:r>
        <w:r w:rsidR="00A743F8" w:rsidRPr="00A743F8">
          <w:rPr>
            <w:rFonts w:ascii="Times New Roman" w:hAnsi="Times New Roman" w:cs="Times New Roman"/>
            <w:sz w:val="24"/>
            <w:szCs w:val="24"/>
            <w:rPrChange w:id="265" w:author="studentcoll" w:date="2026-10-09T12:43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 (</w:t>
        </w:r>
        <w:r w:rsidR="00A743F8">
          <w:rPr>
            <w:rFonts w:ascii="Times New Roman" w:hAnsi="Times New Roman" w:cs="Times New Roman"/>
            <w:sz w:val="24"/>
            <w:szCs w:val="24"/>
            <w:lang w:val="en-US"/>
          </w:rPr>
          <w:t>Post</w:t>
        </w:r>
        <w:r w:rsidR="00A743F8" w:rsidRPr="00A743F8">
          <w:rPr>
            <w:rFonts w:ascii="Times New Roman" w:hAnsi="Times New Roman" w:cs="Times New Roman"/>
            <w:sz w:val="24"/>
            <w:szCs w:val="24"/>
            <w:rPrChange w:id="266" w:author="studentcoll" w:date="2026-10-09T12:43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/</w:t>
        </w:r>
        <w:proofErr w:type="spellStart"/>
        <w:r w:rsidR="00A743F8">
          <w:rPr>
            <w:rFonts w:ascii="Times New Roman" w:hAnsi="Times New Roman" w:cs="Times New Roman"/>
            <w:sz w:val="24"/>
            <w:szCs w:val="24"/>
            <w:lang w:val="en-US"/>
          </w:rPr>
          <w:t>api</w:t>
        </w:r>
        <w:proofErr w:type="spellEnd"/>
        <w:r w:rsidR="00A743F8" w:rsidRPr="00A743F8">
          <w:rPr>
            <w:rFonts w:ascii="Times New Roman" w:hAnsi="Times New Roman" w:cs="Times New Roman"/>
            <w:sz w:val="24"/>
            <w:szCs w:val="24"/>
            <w:rPrChange w:id="267" w:author="studentcoll" w:date="2026-10-09T12:43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/ </w:t>
        </w:r>
        <w:proofErr w:type="gramStart"/>
        <w:r w:rsidR="00A743F8">
          <w:rPr>
            <w:rFonts w:ascii="Times New Roman" w:hAnsi="Times New Roman" w:cs="Times New Roman"/>
            <w:sz w:val="24"/>
            <w:szCs w:val="24"/>
            <w:lang w:val="en-US"/>
          </w:rPr>
          <w:t>product</w:t>
        </w:r>
        <w:r w:rsidR="00A743F8" w:rsidRPr="00A743F8">
          <w:rPr>
            <w:rFonts w:ascii="Times New Roman" w:hAnsi="Times New Roman" w:cs="Times New Roman"/>
            <w:sz w:val="24"/>
            <w:szCs w:val="24"/>
            <w:rPrChange w:id="268" w:author="studentcoll" w:date="2026-10-09T12:43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 ?</w:t>
        </w:r>
        <w:proofErr w:type="spellStart"/>
        <w:r w:rsidR="00A743F8">
          <w:rPr>
            <w:rFonts w:ascii="Times New Roman" w:hAnsi="Times New Roman" w:cs="Times New Roman"/>
            <w:sz w:val="24"/>
            <w:szCs w:val="24"/>
            <w:lang w:val="en-US"/>
          </w:rPr>
          <w:t>categor</w:t>
        </w:r>
      </w:ins>
      <w:ins w:id="269" w:author="studentcoll" w:date="2026-10-09T12:43:00Z">
        <w:r w:rsidR="00A743F8">
          <w:rPr>
            <w:rFonts w:ascii="Times New Roman" w:hAnsi="Times New Roman" w:cs="Times New Roman"/>
            <w:sz w:val="24"/>
            <w:szCs w:val="24"/>
            <w:lang w:val="en-US"/>
          </w:rPr>
          <w:t>ld</w:t>
        </w:r>
        <w:proofErr w:type="spellEnd"/>
        <w:proofErr w:type="gramEnd"/>
        <w:r w:rsidR="00A743F8" w:rsidRPr="00A743F8">
          <w:rPr>
            <w:rFonts w:ascii="Times New Roman" w:hAnsi="Times New Roman" w:cs="Times New Roman"/>
            <w:sz w:val="24"/>
            <w:szCs w:val="24"/>
            <w:rPrChange w:id="270" w:author="studentcoll" w:date="2026-10-09T12:43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 = 5) </w:t>
        </w:r>
        <w:proofErr w:type="spellStart"/>
        <w:r w:rsidR="00A743F8">
          <w:rPr>
            <w:rFonts w:ascii="Times New Roman" w:hAnsi="Times New Roman" w:cs="Times New Roman"/>
            <w:sz w:val="24"/>
            <w:szCs w:val="24"/>
          </w:rPr>
          <w:t>смешевает</w:t>
        </w:r>
        <w:proofErr w:type="spellEnd"/>
        <w:r w:rsidR="00A743F8" w:rsidRPr="00A743F8">
          <w:rPr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="00A743F8">
          <w:rPr>
            <w:rFonts w:ascii="Times New Roman" w:hAnsi="Times New Roman" w:cs="Times New Roman"/>
            <w:sz w:val="24"/>
            <w:szCs w:val="24"/>
          </w:rPr>
          <w:t>индетифиацию</w:t>
        </w:r>
        <w:proofErr w:type="spellEnd"/>
        <w:r w:rsidR="00A743F8" w:rsidRPr="00A743F8">
          <w:rPr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="00A743F8">
          <w:rPr>
            <w:rFonts w:ascii="Times New Roman" w:hAnsi="Times New Roman" w:cs="Times New Roman"/>
            <w:sz w:val="24"/>
            <w:szCs w:val="24"/>
          </w:rPr>
          <w:t>ресура</w:t>
        </w:r>
        <w:proofErr w:type="spellEnd"/>
        <w:r w:rsidR="00A743F8" w:rsidRPr="00A743F8">
          <w:rPr>
            <w:rFonts w:ascii="Times New Roman" w:hAnsi="Times New Roman" w:cs="Times New Roman"/>
            <w:sz w:val="24"/>
            <w:szCs w:val="24"/>
          </w:rPr>
          <w:t xml:space="preserve"> </w:t>
        </w:r>
        <w:r w:rsidR="00A743F8">
          <w:rPr>
            <w:rFonts w:ascii="Times New Roman" w:hAnsi="Times New Roman" w:cs="Times New Roman"/>
            <w:sz w:val="24"/>
            <w:szCs w:val="24"/>
          </w:rPr>
          <w:t xml:space="preserve">и параметры фильтрации хуже </w:t>
        </w:r>
        <w:proofErr w:type="spellStart"/>
        <w:r w:rsidR="00A743F8">
          <w:rPr>
            <w:rFonts w:ascii="Times New Roman" w:hAnsi="Times New Roman" w:cs="Times New Roman"/>
            <w:sz w:val="24"/>
            <w:szCs w:val="24"/>
          </w:rPr>
          <w:t>кэшируеться</w:t>
        </w:r>
        <w:proofErr w:type="spellEnd"/>
        <w:r w:rsidR="00A743F8">
          <w:rPr>
            <w:rFonts w:ascii="Times New Roman" w:hAnsi="Times New Roman" w:cs="Times New Roman"/>
            <w:sz w:val="24"/>
            <w:szCs w:val="24"/>
          </w:rPr>
          <w:t xml:space="preserve"> и </w:t>
        </w:r>
      </w:ins>
      <w:ins w:id="271" w:author="studentcoll" w:date="2026-10-09T12:44:00Z">
        <w:r w:rsidR="00A743F8">
          <w:rPr>
            <w:rFonts w:ascii="Times New Roman" w:hAnsi="Times New Roman" w:cs="Times New Roman"/>
            <w:sz w:val="24"/>
            <w:szCs w:val="24"/>
          </w:rPr>
          <w:t xml:space="preserve">менее очевиден для потребления </w:t>
        </w:r>
        <w:proofErr w:type="spellStart"/>
        <w:r w:rsidR="00A743F8">
          <w:rPr>
            <w:rFonts w:ascii="Times New Roman" w:hAnsi="Times New Roman" w:cs="Times New Roman"/>
            <w:sz w:val="24"/>
            <w:szCs w:val="24"/>
            <w:lang w:val="en-US"/>
          </w:rPr>
          <w:t>APi</w:t>
        </w:r>
        <w:proofErr w:type="spellEnd"/>
        <w:r w:rsidR="00A743F8" w:rsidRPr="00A743F8">
          <w:rPr>
            <w:rFonts w:ascii="Times New Roman" w:hAnsi="Times New Roman" w:cs="Times New Roman"/>
            <w:sz w:val="24"/>
            <w:szCs w:val="24"/>
            <w:rPrChange w:id="272" w:author="studentcoll" w:date="2026-10-09T12:44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 .</w:t>
        </w:r>
        <w:proofErr w:type="spellStart"/>
        <w:r w:rsidR="00A743F8">
          <w:rPr>
            <w:rFonts w:ascii="Times New Roman" w:hAnsi="Times New Roman" w:cs="Times New Roman"/>
            <w:sz w:val="24"/>
            <w:szCs w:val="24"/>
          </w:rPr>
          <w:t>Вложеностьь</w:t>
        </w:r>
        <w:proofErr w:type="spellEnd"/>
        <w:r w:rsidR="00A743F8">
          <w:rPr>
            <w:rFonts w:ascii="Times New Roman" w:hAnsi="Times New Roman" w:cs="Times New Roman"/>
            <w:sz w:val="24"/>
            <w:szCs w:val="24"/>
          </w:rPr>
          <w:t xml:space="preserve"> так же </w:t>
        </w:r>
        <w:proofErr w:type="spellStart"/>
        <w:r w:rsidR="00A743F8">
          <w:rPr>
            <w:rFonts w:ascii="Times New Roman" w:hAnsi="Times New Roman" w:cs="Times New Roman"/>
            <w:sz w:val="24"/>
            <w:szCs w:val="24"/>
          </w:rPr>
          <w:t>упрашяет</w:t>
        </w:r>
        <w:proofErr w:type="spellEnd"/>
        <w:r w:rsidR="00A743F8">
          <w:rPr>
            <w:rFonts w:ascii="Times New Roman" w:hAnsi="Times New Roman" w:cs="Times New Roman"/>
            <w:sz w:val="24"/>
            <w:szCs w:val="24"/>
          </w:rPr>
          <w:t xml:space="preserve"> авторизацию проверка прав на </w:t>
        </w:r>
        <w:proofErr w:type="spellStart"/>
        <w:r w:rsidR="00A743F8">
          <w:rPr>
            <w:rFonts w:ascii="Times New Roman" w:hAnsi="Times New Roman" w:cs="Times New Roman"/>
            <w:sz w:val="24"/>
            <w:szCs w:val="24"/>
          </w:rPr>
          <w:t>категирию</w:t>
        </w:r>
        <w:proofErr w:type="spellEnd"/>
        <w:r w:rsidR="00A743F8">
          <w:rPr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="00A743F8">
          <w:rPr>
            <w:rFonts w:ascii="Times New Roman" w:hAnsi="Times New Roman" w:cs="Times New Roman"/>
            <w:sz w:val="24"/>
            <w:szCs w:val="24"/>
          </w:rPr>
          <w:t>выполняеться</w:t>
        </w:r>
        <w:proofErr w:type="spellEnd"/>
        <w:r w:rsidR="00A743F8">
          <w:rPr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="00A743F8">
          <w:rPr>
            <w:rFonts w:ascii="Times New Roman" w:hAnsi="Times New Roman" w:cs="Times New Roman"/>
            <w:sz w:val="24"/>
            <w:szCs w:val="24"/>
          </w:rPr>
          <w:t>по</w:t>
        </w:r>
      </w:ins>
      <w:ins w:id="273" w:author="studentcoll" w:date="2026-10-09T12:46:00Z">
        <w:r w:rsidR="00A743F8">
          <w:rPr>
            <w:rFonts w:ascii="Times New Roman" w:hAnsi="Times New Roman" w:cs="Times New Roman"/>
            <w:sz w:val="24"/>
            <w:szCs w:val="24"/>
          </w:rPr>
          <w:t>ути</w:t>
        </w:r>
      </w:ins>
      <w:proofErr w:type="spellEnd"/>
      <w:r w:rsidR="008538AD" w:rsidRPr="00A743F8">
        <w:rPr>
          <w:rFonts w:ascii="Times New Roman" w:hAnsi="Times New Roman" w:cs="Times New Roman"/>
          <w:sz w:val="24"/>
          <w:szCs w:val="24"/>
        </w:rPr>
        <w:br/>
      </w:r>
      <w:r w:rsidR="008538AD" w:rsidRPr="008538AD">
        <w:rPr>
          <w:rFonts w:ascii="Times New Roman" w:hAnsi="Times New Roman" w:cs="Times New Roman"/>
          <w:sz w:val="24"/>
          <w:szCs w:val="24"/>
        </w:rPr>
        <w:t>Задание</w:t>
      </w:r>
      <w:r w:rsidR="008538AD" w:rsidRPr="00A743F8">
        <w:rPr>
          <w:rFonts w:ascii="Times New Roman" w:hAnsi="Times New Roman" w:cs="Times New Roman"/>
          <w:sz w:val="24"/>
          <w:szCs w:val="24"/>
        </w:rPr>
        <w:t xml:space="preserve"> </w:t>
      </w:r>
      <w:r w:rsidR="008538AD" w:rsidRPr="00A743F8">
        <w:rPr>
          <w:rFonts w:ascii="Times New Roman" w:hAnsi="Times New Roman" w:cs="Times New Roman"/>
          <w:sz w:val="24"/>
          <w:szCs w:val="24"/>
          <w:lang w:val="en-US"/>
          <w:rPrChange w:id="274" w:author="studentcoll" w:date="2026-10-09T12:43:00Z">
            <w:rPr>
              <w:rFonts w:ascii="Times New Roman" w:hAnsi="Times New Roman" w:cs="Times New Roman"/>
              <w:sz w:val="24"/>
              <w:szCs w:val="24"/>
            </w:rPr>
          </w:rPrChange>
        </w:rPr>
        <w:t>B</w:t>
      </w:r>
      <w:r w:rsidR="008538AD" w:rsidRPr="00A743F8">
        <w:rPr>
          <w:rFonts w:ascii="Times New Roman" w:hAnsi="Times New Roman" w:cs="Times New Roman"/>
          <w:sz w:val="24"/>
          <w:szCs w:val="24"/>
        </w:rPr>
        <w:t xml:space="preserve">5. </w:t>
      </w:r>
      <w:r w:rsidR="008538AD" w:rsidRPr="008538AD">
        <w:rPr>
          <w:rFonts w:ascii="Times New Roman" w:hAnsi="Times New Roman" w:cs="Times New Roman"/>
          <w:sz w:val="24"/>
          <w:szCs w:val="24"/>
        </w:rPr>
        <w:t xml:space="preserve">Жизненный цикл и </w:t>
      </w:r>
      <w:proofErr w:type="spellStart"/>
      <w:r w:rsidR="008538AD" w:rsidRPr="008538AD">
        <w:rPr>
          <w:rFonts w:ascii="Times New Roman" w:hAnsi="Times New Roman" w:cs="Times New Roman"/>
          <w:sz w:val="24"/>
          <w:szCs w:val="24"/>
        </w:rPr>
        <w:t>Scoped</w:t>
      </w:r>
      <w:proofErr w:type="spellEnd"/>
      <w:r w:rsidR="008538AD" w:rsidRPr="008538AD">
        <w:rPr>
          <w:rFonts w:ascii="Times New Roman" w:hAnsi="Times New Roman" w:cs="Times New Roman"/>
          <w:sz w:val="24"/>
          <w:szCs w:val="24"/>
        </w:rPr>
        <w:t>-сервисы (2 балла)</w:t>
      </w:r>
      <w:r w:rsidR="008538AD" w:rsidRPr="008538AD">
        <w:rPr>
          <w:rFonts w:ascii="Times New Roman" w:hAnsi="Times New Roman" w:cs="Times New Roman"/>
          <w:sz w:val="24"/>
          <w:szCs w:val="24"/>
        </w:rPr>
        <w:br/>
      </w:r>
      <w:r w:rsidR="008538AD" w:rsidRPr="008538AD">
        <w:rPr>
          <w:rFonts w:ascii="Times New Roman" w:hAnsi="Times New Roman" w:cs="Times New Roman"/>
          <w:sz w:val="24"/>
          <w:szCs w:val="24"/>
        </w:rPr>
        <w:br/>
        <w:t>Дан код:</w:t>
      </w:r>
      <w:r w:rsidR="008538AD" w:rsidRPr="008538AD">
        <w:t xml:space="preserve"> </w:t>
      </w:r>
      <w:proofErr w:type="spellStart"/>
      <w:r w:rsidR="008538AD" w:rsidRPr="008538AD">
        <w:t>builder.Services.AddSingleton</w:t>
      </w:r>
      <w:proofErr w:type="spellEnd"/>
      <w:r w:rsidR="008538AD" w:rsidRPr="008538AD">
        <w:t>&lt;</w:t>
      </w:r>
      <w:proofErr w:type="spellStart"/>
      <w:r w:rsidR="008538AD" w:rsidRPr="008538AD">
        <w:t>IProductCache</w:t>
      </w:r>
      <w:proofErr w:type="spellEnd"/>
      <w:r w:rsidR="008538AD" w:rsidRPr="008538AD">
        <w:t xml:space="preserve">, </w:t>
      </w:r>
      <w:proofErr w:type="spellStart"/>
      <w:r w:rsidR="008538AD" w:rsidRPr="008538AD">
        <w:t>ProductCache</w:t>
      </w:r>
      <w:proofErr w:type="spellEnd"/>
      <w:r w:rsidR="008538AD" w:rsidRPr="008538AD">
        <w:t>&gt;();</w:t>
      </w:r>
    </w:p>
    <w:p w14:paraId="1BF58FFD" w14:textId="77777777" w:rsidR="008538AD" w:rsidRPr="008538AD" w:rsidRDefault="008538AD" w:rsidP="00853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8538AD">
        <w:rPr>
          <w:rFonts w:ascii="Courier New" w:eastAsia="Times New Roman" w:hAnsi="Courier New" w:cs="Courier New"/>
          <w:sz w:val="20"/>
          <w:szCs w:val="20"/>
          <w:lang w:val="en-US" w:eastAsia="ru-RU"/>
        </w:rPr>
        <w:t>builder.Services.AddScoped</w:t>
      </w:r>
      <w:proofErr w:type="spellEnd"/>
      <w:proofErr w:type="gramEnd"/>
      <w:r w:rsidRPr="008538AD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</w:t>
      </w:r>
      <w:proofErr w:type="spellStart"/>
      <w:r w:rsidRPr="008538AD">
        <w:rPr>
          <w:rFonts w:ascii="Courier New" w:eastAsia="Times New Roman" w:hAnsi="Courier New" w:cs="Courier New"/>
          <w:sz w:val="20"/>
          <w:szCs w:val="20"/>
          <w:lang w:val="en-US" w:eastAsia="ru-RU"/>
        </w:rPr>
        <w:t>IProductRepository</w:t>
      </w:r>
      <w:proofErr w:type="spellEnd"/>
      <w:r w:rsidRPr="008538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8538A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ProductRepository</w:t>
      </w:r>
      <w:proofErr w:type="spellEnd"/>
      <w:r w:rsidRPr="008538AD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&gt;();</w:t>
      </w:r>
    </w:p>
    <w:p w14:paraId="36A1A751" w14:textId="77777777" w:rsidR="008538AD" w:rsidRPr="008538AD" w:rsidRDefault="008538AD" w:rsidP="00853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8538AD">
        <w:rPr>
          <w:rFonts w:ascii="Courier New" w:eastAsia="Times New Roman" w:hAnsi="Courier New" w:cs="Courier New"/>
          <w:sz w:val="20"/>
          <w:szCs w:val="20"/>
          <w:lang w:val="en-US" w:eastAsia="ru-RU"/>
        </w:rPr>
        <w:t>builder.Services.AddTransient</w:t>
      </w:r>
      <w:proofErr w:type="spellEnd"/>
      <w:proofErr w:type="gramEnd"/>
      <w:r w:rsidRPr="008538AD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</w:t>
      </w:r>
      <w:proofErr w:type="spellStart"/>
      <w:r w:rsidRPr="008538AD">
        <w:rPr>
          <w:rFonts w:ascii="Courier New" w:eastAsia="Times New Roman" w:hAnsi="Courier New" w:cs="Courier New"/>
          <w:sz w:val="20"/>
          <w:szCs w:val="20"/>
          <w:lang w:val="en-US" w:eastAsia="ru-RU"/>
        </w:rPr>
        <w:t>IEmailSender</w:t>
      </w:r>
      <w:proofErr w:type="spellEnd"/>
      <w:r w:rsidRPr="008538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8538AD">
        <w:rPr>
          <w:rFonts w:ascii="Courier New" w:eastAsia="Times New Roman" w:hAnsi="Courier New" w:cs="Courier New"/>
          <w:sz w:val="20"/>
          <w:szCs w:val="20"/>
          <w:lang w:val="en-US" w:eastAsia="ru-RU"/>
        </w:rPr>
        <w:t>EmailSender</w:t>
      </w:r>
      <w:proofErr w:type="spellEnd"/>
      <w:r w:rsidRPr="008538AD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&gt;();</w:t>
      </w:r>
    </w:p>
    <w:p w14:paraId="329ACBD7" w14:textId="77777777" w:rsidR="008538AD" w:rsidRPr="00522CFE" w:rsidRDefault="008538AD" w:rsidP="00853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275" w:author="studentcoll" w:date="2026-10-09T11:20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</w:pPr>
    </w:p>
    <w:p w14:paraId="5A896593" w14:textId="77777777" w:rsidR="002D6AE1" w:rsidRDefault="008538AD" w:rsidP="000D3E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240" w:lineRule="auto"/>
        <w:rPr>
          <w:ins w:id="276" w:author="studentcoll" w:date="2026-10-09T12:53:00Z"/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Ответьте</w:t>
      </w:r>
      <w:r w:rsidRPr="00522CFE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277" w:author="studentcoll" w:date="2026-10-09T11:20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>:</w:t>
      </w:r>
      <w:r w:rsidRPr="00522CFE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278" w:author="studentcoll" w:date="2026-10-09T11:20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br/>
        <w:t>a</w:t>
      </w:r>
      <w:proofErr w:type="gramStart"/>
      <w:r w:rsidRPr="00522CFE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279" w:author="studentcoll" w:date="2026-10-09T11:20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>)</w:t>
      </w:r>
      <w:proofErr w:type="gramEnd"/>
      <w:r w:rsidRPr="00522CFE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280" w:author="studentcoll" w:date="2026-10-09T11:20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 xml:space="preserve"> 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522CFE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281" w:author="studentcoll" w:date="2026-10-09T11:20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 xml:space="preserve"> 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произойдёт</w:t>
      </w:r>
      <w:r w:rsidRPr="00522CFE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282" w:author="studentcoll" w:date="2026-10-09T11:20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 xml:space="preserve">, 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522CFE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283" w:author="studentcoll" w:date="2026-10-09T11:20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 xml:space="preserve"> </w:t>
      </w:r>
      <w:proofErr w:type="spellStart"/>
      <w:r w:rsidRPr="00522CFE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284" w:author="studentcoll" w:date="2026-10-09T11:20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>IProductRepository</w:t>
      </w:r>
      <w:proofErr w:type="spellEnd"/>
      <w:r w:rsidRPr="00522CFE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285" w:author="studentcoll" w:date="2026-10-09T11:20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 xml:space="preserve"> (Scoped) 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внедрить</w:t>
      </w:r>
      <w:r w:rsidRPr="00522CFE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286" w:author="studentcoll" w:date="2026-10-09T11:20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 xml:space="preserve"> 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522CFE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287" w:author="studentcoll" w:date="2026-10-09T11:20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 xml:space="preserve"> Singleton-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</w:t>
      </w:r>
      <w:r w:rsidRPr="00522CFE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288" w:author="studentcoll" w:date="2026-10-09T11:20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>?</w:t>
      </w:r>
      <w:r w:rsidRPr="00522CFE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289" w:author="studentcoll" w:date="2026-10-09T11:20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br/>
        <w:t xml:space="preserve">b) 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</w:t>
      </w:r>
      <w:r w:rsidRPr="00522CFE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290" w:author="studentcoll" w:date="2026-10-09T11:20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 xml:space="preserve"> </w:t>
      </w:r>
      <w:proofErr w:type="spellStart"/>
      <w:r w:rsidRPr="00522CFE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291" w:author="studentcoll" w:date="2026-10-09T11:20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>DbContext</w:t>
      </w:r>
      <w:proofErr w:type="spellEnd"/>
      <w:r w:rsidRPr="00522CFE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292" w:author="studentcoll" w:date="2026-10-09T11:20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 xml:space="preserve"> 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регистрируется</w:t>
      </w:r>
      <w:r w:rsidRPr="00522CFE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293" w:author="studentcoll" w:date="2026-10-09T11:20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 xml:space="preserve"> 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522CFE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294" w:author="studentcoll" w:date="2026-10-09T11:20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 xml:space="preserve"> Scoped?</w:t>
      </w:r>
      <w:r w:rsidRPr="00522CFE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295" w:author="studentcoll" w:date="2026-10-09T11:20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br/>
      </w:r>
      <w:r w:rsidRPr="00522CFE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296" w:author="studentcoll" w:date="2026-10-09T11:20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br/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Ваш ответ: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ins w:id="297" w:author="studentcoll" w:date="2026-10-09T12:46:00Z">
        <w:r w:rsidR="00A743F8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а) </w:t>
        </w:r>
      </w:ins>
      <w:ins w:id="298" w:author="studentcoll" w:date="2026-10-09T12:47:00Z">
        <w:r w:rsidR="00A743F8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если </w:t>
        </w:r>
        <w:proofErr w:type="spellStart"/>
        <w:r w:rsidR="00A743F8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скопед</w:t>
        </w:r>
        <w:proofErr w:type="spellEnd"/>
        <w:r w:rsidR="00A743F8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</w:t>
        </w:r>
        <w:proofErr w:type="spellStart"/>
        <w:r w:rsidR="00A743F8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сервес</w:t>
        </w:r>
        <w:proofErr w:type="spellEnd"/>
        <w:r w:rsidR="00A743F8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</w:t>
        </w:r>
      </w:ins>
      <w:ins w:id="299" w:author="studentcoll" w:date="2026-10-09T12:48:00Z">
        <w:r w:rsidR="00A743F8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внедрить в </w:t>
        </w:r>
        <w:proofErr w:type="spellStart"/>
        <w:r w:rsidR="00A743F8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сингелтионн</w:t>
        </w:r>
        <w:proofErr w:type="spellEnd"/>
        <w:r w:rsidR="00A743F8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при первом разрешении создаться </w:t>
        </w:r>
        <w:proofErr w:type="spellStart"/>
        <w:r w:rsidR="00A743F8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скопед</w:t>
        </w:r>
        <w:proofErr w:type="spellEnd"/>
        <w:r w:rsidR="00A743F8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</w:t>
        </w:r>
        <w:proofErr w:type="spellStart"/>
        <w:r w:rsidR="00A743F8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экзепляр</w:t>
        </w:r>
        <w:proofErr w:type="spellEnd"/>
        <w:r w:rsidR="00A743F8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и застрянет в нем на всегда  - это </w:t>
        </w:r>
        <w:r w:rsidR="00A743F8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captive</w:t>
        </w:r>
      </w:ins>
      <w:ins w:id="300" w:author="studentcoll" w:date="2026-10-09T12:49:00Z">
        <w:r w:rsidR="00A743F8" w:rsidRPr="00A743F8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301" w:author="studentcoll" w:date="2026-10-09T12:49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  <w:proofErr w:type="spellStart"/>
        <w:r w:rsidR="00A743F8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depence</w:t>
        </w:r>
        <w:proofErr w:type="spellEnd"/>
        <w:r w:rsidR="00A743F8" w:rsidRPr="00A743F8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302" w:author="studentcoll" w:date="2026-10-09T12:49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. </w:t>
        </w:r>
        <w:r w:rsidR="00A743F8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Репозиторий и его </w:t>
        </w:r>
        <w:proofErr w:type="spellStart"/>
        <w:r w:rsidR="00A743F8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Dp</w:t>
        </w:r>
        <w:proofErr w:type="spellEnd"/>
        <w:r w:rsidR="00A743F8" w:rsidRPr="00A743F8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303" w:author="studentcoll" w:date="2026-10-09T12:49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  <w:proofErr w:type="gramStart"/>
        <w:r w:rsidR="00A743F8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context</w:t>
        </w:r>
        <w:r w:rsidR="00A743F8" w:rsidRPr="00A743F8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304" w:author="studentcoll" w:date="2026-10-09T12:49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  <w:r w:rsidR="00A743F8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будут</w:t>
        </w:r>
        <w:proofErr w:type="gramEnd"/>
        <w:r w:rsidR="00A743F8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жить дольше положенного </w:t>
        </w:r>
      </w:ins>
      <w:ins w:id="305" w:author="studentcoll" w:date="2026-10-09T12:50:00Z">
        <w:r w:rsidR="00A743F8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что </w:t>
        </w:r>
        <w:proofErr w:type="spellStart"/>
        <w:r w:rsidR="00A743F8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прриведет</w:t>
        </w:r>
        <w:proofErr w:type="spellEnd"/>
        <w:r w:rsidR="00A743F8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к </w:t>
        </w:r>
        <w:proofErr w:type="spellStart"/>
        <w:r w:rsidR="00A743F8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утеч</w:t>
        </w:r>
      </w:ins>
      <w:ins w:id="306" w:author="studentcoll" w:date="2026-10-09T12:51:00Z">
        <w:r w:rsidR="00A743F8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ам</w:t>
        </w:r>
        <w:proofErr w:type="spellEnd"/>
        <w:r w:rsidR="00A743F8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памяти  и гонкам и ошибкам вроде </w:t>
        </w:r>
        <w:r w:rsidR="002D6AE1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has</w:t>
        </w:r>
        <w:r w:rsidR="002D6AE1" w:rsidRPr="002D6AE1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307" w:author="studentcoll" w:date="2026-10-09T12:52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  <w:r w:rsidR="002D6AE1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bee</w:t>
        </w:r>
      </w:ins>
      <w:ins w:id="308" w:author="studentcoll" w:date="2026-10-09T12:52:00Z">
        <w:r w:rsidR="002D6AE1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n</w:t>
        </w:r>
        <w:r w:rsidR="002D6AE1" w:rsidRPr="002D6AE1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309" w:author="studentcoll" w:date="2026-10-09T12:52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  <w:r w:rsidR="002D6AE1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disposed</w:t>
        </w:r>
        <w:r w:rsidR="002D6AE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</w:t>
        </w:r>
        <w:r w:rsidR="002D6AE1" w:rsidRPr="002D6AE1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310" w:author="studentcoll" w:date="2026-10-09T12:52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.  </w:t>
        </w:r>
        <w:r w:rsidR="002D6AE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в </w:t>
        </w:r>
        <w:proofErr w:type="spellStart"/>
        <w:r w:rsidR="002D6AE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деволопменнд</w:t>
        </w:r>
        <w:proofErr w:type="spellEnd"/>
        <w:r w:rsidR="002D6AE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режиме упадет с </w:t>
        </w:r>
        <w:r w:rsidR="002D6AE1" w:rsidRPr="002D6AE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rawing>
            <wp:inline distT="0" distB="0" distL="0" distR="0" wp14:anchorId="1548B4E2" wp14:editId="214FF32F">
              <wp:extent cx="4591691" cy="371527"/>
              <wp:effectExtent l="0" t="0" r="0" b="9525"/>
              <wp:docPr id="2" name="Рисунок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1691" cy="37152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2D6AE1" w:rsidRPr="002D6AE1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311" w:author="studentcoll" w:date="2026-10-09T12:52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</w:ins>
    </w:p>
    <w:p w14:paraId="3F329E1C" w14:textId="785FFEFF" w:rsidR="002D6AE1" w:rsidRDefault="002D6AE1" w:rsidP="000D3E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240" w:lineRule="auto"/>
        <w:rPr>
          <w:ins w:id="312" w:author="studentcoll" w:date="2026-10-09T13:01:00Z"/>
          <w:noProof/>
          <w:lang w:val="en-US"/>
        </w:rPr>
      </w:pPr>
      <w:ins w:id="313" w:author="studentcoll" w:date="2026-10-09T12:53:00Z"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b</w:t>
        </w:r>
        <w:r w:rsidRPr="002D6AE1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314" w:author="studentcoll" w:date="2026-10-09T12:53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) </w:t>
        </w:r>
        <w:proofErr w:type="spellStart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дб</w:t>
        </w:r>
        <w:proofErr w:type="spellEnd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  контекст </w:t>
        </w:r>
        <w:proofErr w:type="spellStart"/>
        <w:proofErr w:type="gramStart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регестрируеться</w:t>
        </w:r>
        <w:proofErr w:type="spellEnd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 как</w:t>
        </w:r>
        <w:proofErr w:type="gramEnd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</w:t>
        </w:r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Scoped</w: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 потому </w:t>
        </w:r>
        <w:proofErr w:type="spellStart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тчо</w:t>
        </w:r>
        <w:proofErr w:type="spellEnd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он не </w:t>
        </w:r>
        <w:proofErr w:type="spellStart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потокообразенн</w:t>
        </w:r>
        <w:proofErr w:type="spellEnd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и </w:t>
        </w:r>
        <w:proofErr w:type="spellStart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ра</w:t>
        </w:r>
      </w:ins>
      <w:ins w:id="315" w:author="studentcoll" w:date="2026-10-09T12:54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считан</w:t>
        </w:r>
        <w:proofErr w:type="spellEnd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на короткий </w:t>
        </w:r>
        <w:proofErr w:type="spellStart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жиненнный</w:t>
        </w:r>
        <w:proofErr w:type="spellEnd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срок в </w:t>
        </w:r>
        <w:proofErr w:type="spellStart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рамкахх</w:t>
        </w:r>
        <w:proofErr w:type="spellEnd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лджглшл</w:t>
        </w:r>
        <w:proofErr w:type="spellEnd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запроса </w:t>
        </w:r>
        <w:r w:rsidRPr="002D6AE1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316" w:author="studentcoll" w:date="2026-10-09T12:54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>:</w: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он </w:t>
        </w:r>
        <w:proofErr w:type="spellStart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отслеживаетт</w:t>
        </w:r>
        <w:proofErr w:type="spellEnd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и </w:t>
        </w:r>
        <w:proofErr w:type="spellStart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кэшируети</w:t>
        </w:r>
        <w:proofErr w:type="spellEnd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сушьности</w:t>
        </w:r>
        <w:proofErr w:type="spellEnd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(</w:t>
        </w:r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cha</w:t>
        </w:r>
      </w:ins>
      <w:ins w:id="317" w:author="studentcoll" w:date="2026-10-09T12:55:00Z"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nge</w:t>
        </w:r>
        <w:r w:rsidRPr="002D6AE1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318" w:author="studentcoll" w:date="2026-10-09T12:55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 </w:t>
        </w:r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tracer</w:t>
        </w:r>
        <w:r w:rsidRPr="002D6AE1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319" w:author="studentcoll" w:date="2026-10-09T12:55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) </w: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и </w:t>
        </w:r>
        <w:proofErr w:type="spellStart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долженг</w:t>
        </w:r>
        <w:proofErr w:type="spellEnd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уничтожатьс</w:t>
        </w:r>
        <w:proofErr w:type="spellEnd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после завершения запроса  что бы освободить  </w:t>
        </w:r>
        <w:proofErr w:type="spellStart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соеденен</w:t>
        </w:r>
      </w:ins>
      <w:ins w:id="320" w:author="studentcoll" w:date="2026-10-09T12:56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ие</w:t>
        </w:r>
        <w:proofErr w:type="spellEnd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с </w:t>
        </w:r>
        <w:proofErr w:type="spellStart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Бд</w:t>
        </w:r>
        <w:proofErr w:type="spellEnd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и не накапливать состояние </w:t>
        </w:r>
        <w:r w:rsidRPr="002D6AE1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321" w:author="studentcoll" w:date="2026-10-09T12:56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. </w:t>
        </w:r>
        <w:proofErr w:type="spellStart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Скопдед</w:t>
        </w:r>
        <w:proofErr w:type="spellEnd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гарантирует один </w: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lastRenderedPageBreak/>
          <w:t xml:space="preserve">экземпляр на </w:t>
        </w:r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HTT</w:t>
        </w:r>
      </w:ins>
      <w:ins w:id="322" w:author="studentcoll" w:date="2026-10-09T12:57:00Z"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P</w: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запрос что </w:t>
        </w:r>
        <w:proofErr w:type="spellStart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соотвествует</w:t>
        </w:r>
        <w:proofErr w:type="spellEnd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еденице</w:t>
        </w:r>
        <w:proofErr w:type="spellEnd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работы  </w:t>
        </w:r>
      </w:ins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---</w:t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Задание B6.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OpenAPI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API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Baseline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(3 балла)</w:t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Опишите пошагово, как вы бы зафиксировали «API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Baseline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v1» в проекте:</w:t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1. Как сгенерировать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OpenAPI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-документ в файл (</w:t>
      </w:r>
      <w:proofErr w:type="spellStart"/>
      <w:proofErr w:type="gram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swagger.json</w:t>
      </w:r>
      <w:proofErr w:type="spellEnd"/>
      <w:proofErr w:type="gram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openapi.json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) при сборке?</w:t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2. Как в CI сравнить текущую спецификацию с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baseline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упасть при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breaking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changes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3. Приведите пример инструмента (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NSwag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Swashbuckle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CLI,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openapi-diff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Spectral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т.п.).</w:t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Ваш ответ:</w:t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ins w:id="323" w:author="studentcoll" w:date="2026-10-09T13:03:00Z">
        <w:r w:rsidR="00746221">
          <w:rPr>
            <w:rFonts w:ascii="Roboto" w:hAnsi="Roboto"/>
            <w:color w:val="252525"/>
            <w:sz w:val="27"/>
            <w:szCs w:val="27"/>
            <w:shd w:val="clear" w:color="auto" w:fill="FFFFFF"/>
          </w:rPr>
          <w:t>1</w:t>
        </w:r>
        <w:r w:rsidR="00746221" w:rsidRPr="00746221">
          <w:rPr>
            <w:rFonts w:ascii="Roboto" w:hAnsi="Roboto"/>
            <w:color w:val="252525"/>
            <w:sz w:val="27"/>
            <w:szCs w:val="27"/>
            <w:shd w:val="clear" w:color="auto" w:fill="FFFFFF"/>
            <w:rPrChange w:id="324" w:author="studentcoll" w:date="2026-10-09T13:03:00Z">
              <w:rPr>
                <w:rFonts w:ascii="Roboto" w:hAnsi="Roboto"/>
                <w:color w:val="252525"/>
                <w:sz w:val="27"/>
                <w:szCs w:val="27"/>
                <w:shd w:val="clear" w:color="auto" w:fill="FFFFFF"/>
                <w:lang w:val="en-US"/>
              </w:rPr>
            </w:rPrChange>
          </w:rPr>
          <w:t>.</w:t>
        </w:r>
      </w:ins>
      <w:ins w:id="325" w:author="studentcoll" w:date="2026-10-09T13:01:00Z">
        <w:r>
          <w:rPr>
            <w:rFonts w:ascii="Roboto" w:hAnsi="Roboto"/>
            <w:color w:val="252525"/>
            <w:sz w:val="27"/>
            <w:szCs w:val="27"/>
            <w:shd w:val="clear" w:color="auto" w:fill="FFFFFF"/>
          </w:rPr>
          <w:t>A</w:t>
        </w:r>
        <w:proofErr w:type="gramEnd"/>
        <w:r>
          <w:rPr>
            <w:rFonts w:ascii="Roboto" w:hAnsi="Roboto"/>
            <w:color w:val="252525"/>
            <w:sz w:val="27"/>
            <w:szCs w:val="27"/>
            <w:shd w:val="clear" w:color="auto" w:fill="FFFFFF"/>
          </w:rPr>
          <w:t xml:space="preserve"> (</w:t>
        </w:r>
        <w:proofErr w:type="spellStart"/>
        <w:r>
          <w:rPr>
            <w:rFonts w:ascii="Roboto" w:hAnsi="Roboto"/>
            <w:color w:val="252525"/>
            <w:sz w:val="27"/>
            <w:szCs w:val="27"/>
            <w:shd w:val="clear" w:color="auto" w:fill="FFFFFF"/>
          </w:rPr>
          <w:t>Swashbuckle</w:t>
        </w:r>
        <w:proofErr w:type="spellEnd"/>
        <w:r>
          <w:rPr>
            <w:rFonts w:ascii="Roboto" w:hAnsi="Roboto"/>
            <w:color w:val="252525"/>
            <w:sz w:val="27"/>
            <w:szCs w:val="27"/>
            <w:shd w:val="clear" w:color="auto" w:fill="FFFFFF"/>
          </w:rPr>
          <w:t xml:space="preserve"> CLI)</w:t>
        </w:r>
        <w:r w:rsidRPr="002D6AE1">
          <w:rPr>
            <w:rFonts w:ascii="Roboto" w:hAnsi="Roboto"/>
            <w:color w:val="252525"/>
            <w:sz w:val="27"/>
            <w:szCs w:val="27"/>
            <w:shd w:val="clear" w:color="auto" w:fill="FFFFFF"/>
            <w:rPrChange w:id="326" w:author="studentcoll" w:date="2026-10-09T13:01:00Z">
              <w:rPr>
                <w:rFonts w:ascii="Roboto" w:hAnsi="Roboto"/>
                <w:color w:val="252525"/>
                <w:sz w:val="27"/>
                <w:szCs w:val="27"/>
                <w:shd w:val="clear" w:color="auto" w:fill="FFFFFF"/>
                <w:lang w:val="en-US"/>
              </w:rPr>
            </w:rPrChange>
          </w:rPr>
          <w:t xml:space="preserve"> </w:t>
        </w:r>
      </w:ins>
      <w:ins w:id="327" w:author="studentcoll" w:date="2026-10-09T12:58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Сначала </w:t>
        </w:r>
      </w:ins>
      <w:proofErr w:type="spellStart"/>
      <w:ins w:id="328" w:author="studentcoll" w:date="2026-10-09T12:59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добавитьь</w:t>
        </w:r>
        <w:proofErr w:type="spellEnd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пакет </w:t>
        </w:r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swash</w:t>
        </w:r>
        <w:r w:rsidRPr="002D6AE1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329" w:author="studentcoll" w:date="2026-10-09T13:00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bi</w:t>
        </w:r>
      </w:ins>
      <w:ins w:id="330" w:author="studentcoll" w:date="2026-10-09T13:00:00Z"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kkle</w:t>
        </w:r>
        <w:proofErr w:type="spellEnd"/>
        <w:r w:rsidRPr="002D6AE1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331" w:author="studentcoll" w:date="2026-10-09T13:00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. </w:t>
        </w:r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Asp</w:t>
        </w:r>
        <w:r w:rsidRPr="002D6AE1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332" w:author="studentcoll" w:date="2026-10-09T13:00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net</w:t>
        </w:r>
        <w:r w:rsidRPr="002D6AE1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333" w:author="studentcoll" w:date="2026-10-09T13:00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  <w:proofErr w:type="gramStart"/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core</w:t>
        </w:r>
        <w:r w:rsidRPr="002D6AE1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334" w:author="studentcoll" w:date="2026-10-09T13:01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.</w:t>
        </w:r>
        <w:proofErr w:type="gramEnd"/>
        <w:r w:rsidRPr="002D6AE1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335" w:author="studentcoll" w:date="2026-10-09T13:01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cli</w:t>
        </w:r>
        <w:r w:rsidRPr="002D6AE1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336" w:author="studentcoll" w:date="2026-10-09T13:01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и </w:t>
        </w:r>
        <w:proofErr w:type="spellStart"/>
        <w:proofErr w:type="gramStart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выполнитьб</w:t>
        </w:r>
        <w:proofErr w:type="spellEnd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</w:t>
        </w:r>
        <w:r w:rsidRPr="002D6AE1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337" w:author="studentcoll" w:date="2026-10-09T13:01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>:</w:t>
        </w:r>
        <w:proofErr w:type="gramEnd"/>
        <w:r w:rsidRPr="002D6AE1">
          <w:rPr>
            <w:noProof/>
          </w:rPr>
          <w:t xml:space="preserve"> </w:t>
        </w:r>
        <w:r w:rsidRPr="002D6AE1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drawing>
            <wp:inline distT="0" distB="0" distL="0" distR="0" wp14:anchorId="2D23057F" wp14:editId="3396B081">
              <wp:extent cx="3238952" cy="428685"/>
              <wp:effectExtent l="0" t="0" r="0" b="9525"/>
              <wp:docPr id="6" name="Рисунок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38952" cy="4286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E984306" w14:textId="77777777" w:rsidR="00746221" w:rsidRPr="00746221" w:rsidRDefault="002D6AE1" w:rsidP="000D3E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240" w:lineRule="auto"/>
        <w:rPr>
          <w:ins w:id="338" w:author="studentcoll" w:date="2026-10-09T13:03:00Z"/>
          <w:noProof/>
          <w:lang w:val="en-US"/>
          <w:rPrChange w:id="339" w:author="studentcoll" w:date="2026-10-09T13:03:00Z">
            <w:rPr>
              <w:ins w:id="340" w:author="studentcoll" w:date="2026-10-09T13:03:00Z"/>
              <w:noProof/>
            </w:rPr>
          </w:rPrChange>
        </w:rPr>
      </w:pPr>
      <w:ins w:id="341" w:author="studentcoll" w:date="2026-10-09T13:01:00Z">
        <w:r>
          <w:rPr>
            <w:noProof/>
            <w:lang w:val="en-US"/>
          </w:rPr>
          <w:t>B</w:t>
        </w:r>
        <w:r w:rsidRPr="00746221">
          <w:rPr>
            <w:noProof/>
            <w:lang w:val="en-US"/>
          </w:rPr>
          <w:t xml:space="preserve"> (.</w:t>
        </w:r>
        <w:r>
          <w:rPr>
            <w:noProof/>
            <w:lang w:val="en-US"/>
          </w:rPr>
          <w:t>Net</w:t>
        </w:r>
        <w:r w:rsidRPr="00746221">
          <w:rPr>
            <w:noProof/>
            <w:lang w:val="en-US"/>
          </w:rPr>
          <w:t>8+)</w:t>
        </w:r>
        <w:r w:rsidRPr="00746221">
          <w:rPr>
            <w:noProof/>
            <w:lang w:val="en-US"/>
            <w:rPrChange w:id="342" w:author="studentcoll" w:date="2026-10-09T13:02:00Z">
              <w:rPr>
                <w:noProof/>
              </w:rPr>
            </w:rPrChange>
          </w:rPr>
          <w:t xml:space="preserve"> </w:t>
        </w:r>
      </w:ins>
      <w:ins w:id="343" w:author="studentcoll" w:date="2026-10-09T13:02:00Z">
        <w:r w:rsidR="00746221">
          <w:rPr>
            <w:noProof/>
          </w:rPr>
          <w:t>майкросовт</w:t>
        </w:r>
        <w:r w:rsidR="00746221" w:rsidRPr="00746221">
          <w:rPr>
            <w:noProof/>
            <w:lang w:val="en-US"/>
            <w:rPrChange w:id="344" w:author="studentcoll" w:date="2026-10-09T13:02:00Z">
              <w:rPr>
                <w:noProof/>
              </w:rPr>
            </w:rPrChange>
          </w:rPr>
          <w:t xml:space="preserve"> </w:t>
        </w:r>
        <w:r w:rsidR="00746221">
          <w:rPr>
            <w:noProof/>
            <w:lang w:val="en-US"/>
          </w:rPr>
          <w:t>extension</w:t>
        </w:r>
        <w:r w:rsidR="00746221" w:rsidRPr="00746221">
          <w:rPr>
            <w:noProof/>
            <w:lang w:val="en-US"/>
          </w:rPr>
          <w:t xml:space="preserve"> </w:t>
        </w:r>
        <w:r w:rsidR="00746221">
          <w:rPr>
            <w:noProof/>
          </w:rPr>
          <w:t>апи</w:t>
        </w:r>
        <w:r w:rsidR="00746221" w:rsidRPr="00746221">
          <w:rPr>
            <w:noProof/>
            <w:lang w:val="en-US"/>
            <w:rPrChange w:id="345" w:author="studentcoll" w:date="2026-10-09T13:02:00Z">
              <w:rPr>
                <w:noProof/>
              </w:rPr>
            </w:rPrChange>
          </w:rPr>
          <w:t xml:space="preserve"> </w:t>
        </w:r>
        <w:r w:rsidR="00746221">
          <w:rPr>
            <w:noProof/>
          </w:rPr>
          <w:t>дескрипшен</w:t>
        </w:r>
        <w:r w:rsidR="00746221" w:rsidRPr="00746221">
          <w:rPr>
            <w:noProof/>
            <w:lang w:val="en-US"/>
            <w:rPrChange w:id="346" w:author="studentcoll" w:date="2026-10-09T13:02:00Z">
              <w:rPr>
                <w:noProof/>
              </w:rPr>
            </w:rPrChange>
          </w:rPr>
          <w:t xml:space="preserve"> </w:t>
        </w:r>
        <w:r w:rsidR="00746221">
          <w:rPr>
            <w:noProof/>
          </w:rPr>
          <w:t>при</w:t>
        </w:r>
        <w:r w:rsidR="00746221" w:rsidRPr="00746221">
          <w:rPr>
            <w:noProof/>
            <w:lang w:val="en-US"/>
            <w:rPrChange w:id="347" w:author="studentcoll" w:date="2026-10-09T13:02:00Z">
              <w:rPr>
                <w:noProof/>
              </w:rPr>
            </w:rPrChange>
          </w:rPr>
          <w:t xml:space="preserve"> </w:t>
        </w:r>
        <w:r w:rsidR="00746221">
          <w:rPr>
            <w:noProof/>
          </w:rPr>
          <w:t>сюорке</w:t>
        </w:r>
        <w:r w:rsidR="00746221" w:rsidRPr="00746221">
          <w:rPr>
            <w:noProof/>
            <w:lang w:val="en-US"/>
            <w:rPrChange w:id="348" w:author="studentcoll" w:date="2026-10-09T13:02:00Z">
              <w:rPr>
                <w:noProof/>
              </w:rPr>
            </w:rPrChange>
          </w:rPr>
          <w:t xml:space="preserve"> </w:t>
        </w:r>
        <w:r w:rsidR="00746221">
          <w:rPr>
            <w:noProof/>
          </w:rPr>
          <w:t>автоматитом</w:t>
        </w:r>
        <w:r w:rsidR="00746221" w:rsidRPr="00746221">
          <w:rPr>
            <w:noProof/>
            <w:lang w:val="en-US"/>
            <w:rPrChange w:id="349" w:author="studentcoll" w:date="2026-10-09T13:02:00Z">
              <w:rPr>
                <w:noProof/>
              </w:rPr>
            </w:rPrChange>
          </w:rPr>
          <w:t xml:space="preserve">  </w:t>
        </w:r>
        <w:r w:rsidR="00746221">
          <w:rPr>
            <w:noProof/>
          </w:rPr>
          <w:t>генерит</w:t>
        </w:r>
        <w:r w:rsidR="00746221" w:rsidRPr="00746221">
          <w:rPr>
            <w:noProof/>
            <w:lang w:val="en-US"/>
            <w:rPrChange w:id="350" w:author="studentcoll" w:date="2026-10-09T13:02:00Z">
              <w:rPr>
                <w:noProof/>
              </w:rPr>
            </w:rPrChange>
          </w:rPr>
          <w:t xml:space="preserve"> </w:t>
        </w:r>
        <w:r w:rsidR="00746221">
          <w:rPr>
            <w:noProof/>
            <w:lang w:val="en-US"/>
          </w:rPr>
          <w:t>My</w:t>
        </w:r>
        <w:r w:rsidR="00746221" w:rsidRPr="00746221">
          <w:rPr>
            <w:noProof/>
            <w:lang w:val="en-US"/>
          </w:rPr>
          <w:t xml:space="preserve"> </w:t>
        </w:r>
        <w:r w:rsidR="00746221">
          <w:rPr>
            <w:noProof/>
            <w:lang w:val="en-US"/>
          </w:rPr>
          <w:t>api j</w:t>
        </w:r>
      </w:ins>
      <w:ins w:id="351" w:author="studentcoll" w:date="2026-10-09T13:03:00Z">
        <w:r w:rsidR="00746221">
          <w:rPr>
            <w:noProof/>
            <w:lang w:val="en-US"/>
          </w:rPr>
          <w:t xml:space="preserve">son </w:t>
        </w:r>
      </w:ins>
    </w:p>
    <w:p w14:paraId="5DF97847" w14:textId="77777777" w:rsidR="005B21D7" w:rsidRDefault="00746221" w:rsidP="000D3E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240" w:lineRule="auto"/>
        <w:rPr>
          <w:ins w:id="352" w:author="studentcoll" w:date="2026-10-09T13:14:00Z"/>
          <w:noProof/>
          <w:lang w:val="en-US"/>
        </w:rPr>
      </w:pPr>
      <w:ins w:id="353" w:author="studentcoll" w:date="2026-10-09T13:03:00Z">
        <w:r>
          <w:rPr>
            <w:noProof/>
          </w:rPr>
          <w:t>С</w:t>
        </w:r>
        <w:r w:rsidRPr="00746221">
          <w:rPr>
            <w:noProof/>
            <w:lang w:val="en-US"/>
            <w:rPrChange w:id="354" w:author="studentcoll" w:date="2026-10-09T13:07:00Z">
              <w:rPr>
                <w:noProof/>
              </w:rPr>
            </w:rPrChange>
          </w:rPr>
          <w:t xml:space="preserve"> </w:t>
        </w:r>
        <w:r w:rsidRPr="00746221">
          <w:rPr>
            <w:noProof/>
            <w:lang w:val="en-US"/>
          </w:rPr>
          <w:t>(</w:t>
        </w:r>
        <w:r>
          <w:rPr>
            <w:noProof/>
            <w:lang w:val="en-US"/>
          </w:rPr>
          <w:t>NSwag</w:t>
        </w:r>
        <w:r w:rsidRPr="00746221">
          <w:rPr>
            <w:noProof/>
            <w:lang w:val="en-US"/>
          </w:rPr>
          <w:t xml:space="preserve">): </w:t>
        </w:r>
        <w:r w:rsidRPr="00746221">
          <w:rPr>
            <w:noProof/>
            <w:lang w:val="en-US"/>
          </w:rPr>
          <w:drawing>
            <wp:inline distT="0" distB="0" distL="0" distR="0" wp14:anchorId="5A70FDB1" wp14:editId="3BC14CA9">
              <wp:extent cx="3772426" cy="390580"/>
              <wp:effectExtent l="0" t="0" r="0" b="9525"/>
              <wp:docPr id="7" name="Рисунок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72426" cy="3905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ins w:id="355" w:author="studentcoll" w:date="2026-10-09T13:04:00Z">
        <w:r w:rsidRPr="00746221">
          <w:rPr>
            <w:noProof/>
            <w:lang w:val="en-US"/>
          </w:rPr>
          <w:br/>
          <w:t xml:space="preserve">2 </w:t>
        </w:r>
        <w:r w:rsidRPr="00746221">
          <w:rPr>
            <w:noProof/>
            <w:lang w:val="en-US"/>
          </w:rPr>
          <w:br/>
          <w:t xml:space="preserve">2.1 </w:t>
        </w:r>
      </w:ins>
      <w:ins w:id="356" w:author="studentcoll" w:date="2026-10-09T13:05:00Z">
        <w:r>
          <w:rPr>
            <w:noProof/>
          </w:rPr>
          <w:t>в</w:t>
        </w:r>
        <w:r w:rsidRPr="00746221">
          <w:rPr>
            <w:noProof/>
            <w:lang w:val="en-US"/>
            <w:rPrChange w:id="357" w:author="studentcoll" w:date="2026-10-09T13:07:00Z">
              <w:rPr>
                <w:noProof/>
              </w:rPr>
            </w:rPrChange>
          </w:rPr>
          <w:t xml:space="preserve"> </w:t>
        </w:r>
        <w:r>
          <w:rPr>
            <w:noProof/>
          </w:rPr>
          <w:t>репозитории</w:t>
        </w:r>
        <w:r w:rsidRPr="00746221">
          <w:rPr>
            <w:noProof/>
            <w:lang w:val="en-US"/>
            <w:rPrChange w:id="358" w:author="studentcoll" w:date="2026-10-09T13:07:00Z">
              <w:rPr>
                <w:noProof/>
              </w:rPr>
            </w:rPrChange>
          </w:rPr>
          <w:t xml:space="preserve"> </w:t>
        </w:r>
        <w:r>
          <w:rPr>
            <w:noProof/>
          </w:rPr>
          <w:t>храниться</w:t>
        </w:r>
        <w:r w:rsidRPr="00746221">
          <w:rPr>
            <w:noProof/>
            <w:lang w:val="en-US"/>
            <w:rPrChange w:id="359" w:author="studentcoll" w:date="2026-10-09T13:07:00Z">
              <w:rPr>
                <w:noProof/>
              </w:rPr>
            </w:rPrChange>
          </w:rPr>
          <w:t xml:space="preserve"> </w:t>
        </w:r>
        <w:r>
          <w:rPr>
            <w:noProof/>
            <w:lang w:val="en-US"/>
          </w:rPr>
          <w:t>baseline</w:t>
        </w:r>
        <w:r w:rsidRPr="00746221">
          <w:rPr>
            <w:noProof/>
            <w:lang w:val="en-US"/>
          </w:rPr>
          <w:t>/</w:t>
        </w:r>
        <w:r>
          <w:rPr>
            <w:noProof/>
            <w:lang w:val="en-US"/>
          </w:rPr>
          <w:t>openapi</w:t>
        </w:r>
        <w:r w:rsidRPr="00746221">
          <w:rPr>
            <w:noProof/>
            <w:lang w:val="en-US"/>
          </w:rPr>
          <w:t>.</w:t>
        </w:r>
        <w:r>
          <w:rPr>
            <w:noProof/>
            <w:lang w:val="en-US"/>
          </w:rPr>
          <w:t>v</w:t>
        </w:r>
        <w:r w:rsidRPr="00746221">
          <w:rPr>
            <w:noProof/>
            <w:lang w:val="en-US"/>
          </w:rPr>
          <w:t>1.</w:t>
        </w:r>
        <w:r>
          <w:rPr>
            <w:noProof/>
            <w:lang w:val="en-US"/>
          </w:rPr>
          <w:t>json</w:t>
        </w:r>
        <w:r w:rsidRPr="00746221">
          <w:rPr>
            <w:noProof/>
            <w:lang w:val="en-US"/>
          </w:rPr>
          <w:t>.</w:t>
        </w:r>
      </w:ins>
      <w:ins w:id="360" w:author="studentcoll" w:date="2026-10-09T13:06:00Z">
        <w:r w:rsidRPr="00746221">
          <w:rPr>
            <w:noProof/>
            <w:lang w:val="en-US"/>
            <w:rPrChange w:id="361" w:author="studentcoll" w:date="2026-10-09T13:07:00Z">
              <w:rPr>
                <w:noProof/>
              </w:rPr>
            </w:rPrChange>
          </w:rPr>
          <w:br/>
          <w:t>2</w:t>
        </w:r>
        <w:r w:rsidRPr="00746221">
          <w:rPr>
            <w:noProof/>
            <w:lang w:val="en-US"/>
          </w:rPr>
          <w:t>.</w:t>
        </w:r>
      </w:ins>
      <w:ins w:id="362" w:author="studentcoll" w:date="2026-10-09T13:07:00Z">
        <w:r w:rsidRPr="00746221">
          <w:rPr>
            <w:noProof/>
            <w:lang w:val="en-US"/>
            <w:rPrChange w:id="363" w:author="studentcoll" w:date="2026-10-09T13:07:00Z">
              <w:rPr>
                <w:noProof/>
              </w:rPr>
            </w:rPrChange>
          </w:rPr>
          <w:t>2</w:t>
        </w:r>
      </w:ins>
      <w:ins w:id="364" w:author="studentcoll" w:date="2026-10-09T13:06:00Z">
        <w:r w:rsidRPr="00746221">
          <w:rPr>
            <w:noProof/>
            <w:lang w:val="en-US"/>
          </w:rPr>
          <w:t xml:space="preserve"> </w:t>
        </w:r>
        <w:r>
          <w:rPr>
            <w:noProof/>
          </w:rPr>
          <w:t>в</w:t>
        </w:r>
        <w:r w:rsidRPr="00746221">
          <w:rPr>
            <w:noProof/>
            <w:lang w:val="en-US"/>
            <w:rPrChange w:id="365" w:author="studentcoll" w:date="2026-10-09T13:07:00Z">
              <w:rPr>
                <w:noProof/>
              </w:rPr>
            </w:rPrChange>
          </w:rPr>
          <w:t xml:space="preserve"> </w:t>
        </w:r>
        <w:r>
          <w:rPr>
            <w:noProof/>
            <w:lang w:val="en-US"/>
          </w:rPr>
          <w:t>CI</w:t>
        </w:r>
        <w:r w:rsidRPr="00746221">
          <w:rPr>
            <w:noProof/>
            <w:lang w:val="en-US"/>
          </w:rPr>
          <w:t xml:space="preserve"> </w:t>
        </w:r>
        <w:r>
          <w:rPr>
            <w:noProof/>
          </w:rPr>
          <w:t>после</w:t>
        </w:r>
        <w:r w:rsidRPr="00746221">
          <w:rPr>
            <w:noProof/>
            <w:lang w:val="en-US"/>
            <w:rPrChange w:id="366" w:author="studentcoll" w:date="2026-10-09T13:07:00Z">
              <w:rPr>
                <w:noProof/>
              </w:rPr>
            </w:rPrChange>
          </w:rPr>
          <w:t xml:space="preserve"> </w:t>
        </w:r>
        <w:r>
          <w:rPr>
            <w:noProof/>
          </w:rPr>
          <w:t>сборки</w:t>
        </w:r>
      </w:ins>
      <w:ins w:id="367" w:author="studentcoll" w:date="2026-10-09T13:07:00Z">
        <w:r w:rsidRPr="00746221">
          <w:rPr>
            <w:noProof/>
            <w:lang w:val="en-US"/>
            <w:rPrChange w:id="368" w:author="studentcoll" w:date="2026-10-09T13:07:00Z">
              <w:rPr>
                <w:noProof/>
              </w:rPr>
            </w:rPrChange>
          </w:rPr>
          <w:t xml:space="preserve"> </w:t>
        </w:r>
        <w:r>
          <w:rPr>
            <w:noProof/>
          </w:rPr>
          <w:t>генерируетьсятекущий</w:t>
        </w:r>
        <w:r w:rsidRPr="00746221">
          <w:rPr>
            <w:noProof/>
            <w:lang w:val="en-US"/>
            <w:rPrChange w:id="369" w:author="studentcoll" w:date="2026-10-09T13:07:00Z">
              <w:rPr>
                <w:noProof/>
              </w:rPr>
            </w:rPrChange>
          </w:rPr>
          <w:t xml:space="preserve"> </w:t>
        </w:r>
        <w:r>
          <w:rPr>
            <w:noProof/>
            <w:lang w:val="en-US"/>
          </w:rPr>
          <w:t>openpi.json.</w:t>
        </w:r>
        <w:r>
          <w:rPr>
            <w:noProof/>
            <w:lang w:val="en-US"/>
          </w:rPr>
          <w:br/>
          <w:t xml:space="preserve">2.3 </w:t>
        </w:r>
      </w:ins>
      <w:ins w:id="370" w:author="studentcoll" w:date="2026-10-09T13:09:00Z">
        <w:r>
          <w:rPr>
            <w:noProof/>
            <w:lang w:val="en-US"/>
          </w:rPr>
          <w:t>Diff-</w:t>
        </w:r>
        <w:r>
          <w:rPr>
            <w:noProof/>
          </w:rPr>
          <w:t>инструментт</w:t>
        </w:r>
        <w:r w:rsidRPr="00746221">
          <w:rPr>
            <w:noProof/>
            <w:lang w:val="en-US"/>
            <w:rPrChange w:id="371" w:author="studentcoll" w:date="2026-10-09T13:09:00Z">
              <w:rPr>
                <w:noProof/>
              </w:rPr>
            </w:rPrChange>
          </w:rPr>
          <w:t xml:space="preserve"> </w:t>
        </w:r>
        <w:r>
          <w:rPr>
            <w:noProof/>
          </w:rPr>
          <w:t>класифицирует</w:t>
        </w:r>
        <w:r w:rsidRPr="00746221">
          <w:rPr>
            <w:noProof/>
            <w:lang w:val="en-US"/>
            <w:rPrChange w:id="372" w:author="studentcoll" w:date="2026-10-09T13:09:00Z">
              <w:rPr>
                <w:noProof/>
              </w:rPr>
            </w:rPrChange>
          </w:rPr>
          <w:t xml:space="preserve"> </w:t>
        </w:r>
        <w:r>
          <w:rPr>
            <w:noProof/>
          </w:rPr>
          <w:t>измененмя</w:t>
        </w:r>
        <w:r w:rsidRPr="00746221">
          <w:rPr>
            <w:noProof/>
            <w:lang w:val="en-US"/>
            <w:rPrChange w:id="373" w:author="studentcoll" w:date="2026-10-09T13:09:00Z">
              <w:rPr>
                <w:noProof/>
              </w:rPr>
            </w:rPrChange>
          </w:rPr>
          <w:t xml:space="preserve"> </w:t>
        </w:r>
        <w:r>
          <w:rPr>
            <w:noProof/>
          </w:rPr>
          <w:t>ка</w:t>
        </w:r>
        <w:r w:rsidRPr="00746221">
          <w:rPr>
            <w:noProof/>
            <w:lang w:val="en-US"/>
            <w:rPrChange w:id="374" w:author="studentcoll" w:date="2026-10-09T13:09:00Z">
              <w:rPr>
                <w:noProof/>
              </w:rPr>
            </w:rPrChange>
          </w:rPr>
          <w:t xml:space="preserve"> </w:t>
        </w:r>
        <w:r>
          <w:rPr>
            <w:noProof/>
            <w:lang w:val="en-US"/>
          </w:rPr>
          <w:t>breaking/non-breaking</w:t>
        </w:r>
      </w:ins>
      <w:ins w:id="375" w:author="studentcoll" w:date="2026-10-09T13:10:00Z">
        <w:r>
          <w:rPr>
            <w:noProof/>
            <w:lang w:val="en-US"/>
          </w:rPr>
          <w:br/>
          <w:t xml:space="preserve">2.4 </w:t>
        </w:r>
        <w:r>
          <w:rPr>
            <w:noProof/>
          </w:rPr>
          <w:t>При</w:t>
        </w:r>
        <w:r w:rsidRPr="00746221">
          <w:rPr>
            <w:noProof/>
            <w:lang w:val="en-US"/>
            <w:rPrChange w:id="376" w:author="studentcoll" w:date="2026-10-09T13:10:00Z">
              <w:rPr>
                <w:noProof/>
              </w:rPr>
            </w:rPrChange>
          </w:rPr>
          <w:t xml:space="preserve"> </w:t>
        </w:r>
        <w:r>
          <w:rPr>
            <w:noProof/>
            <w:lang w:val="en-US"/>
          </w:rPr>
          <w:t xml:space="preserve">breaking change – CI </w:t>
        </w:r>
        <w:r>
          <w:rPr>
            <w:noProof/>
          </w:rPr>
          <w:t>завершаеться</w:t>
        </w:r>
        <w:r w:rsidRPr="00746221">
          <w:rPr>
            <w:noProof/>
            <w:lang w:val="en-US"/>
            <w:rPrChange w:id="377" w:author="studentcoll" w:date="2026-10-09T13:10:00Z">
              <w:rPr>
                <w:noProof/>
              </w:rPr>
            </w:rPrChange>
          </w:rPr>
          <w:t xml:space="preserve"> </w:t>
        </w:r>
        <w:r>
          <w:rPr>
            <w:noProof/>
          </w:rPr>
          <w:t>ошибкой</w:t>
        </w:r>
        <w:r w:rsidRPr="00746221">
          <w:rPr>
            <w:noProof/>
            <w:lang w:val="en-US"/>
            <w:rPrChange w:id="378" w:author="studentcoll" w:date="2026-10-09T13:10:00Z">
              <w:rPr>
                <w:noProof/>
              </w:rPr>
            </w:rPrChange>
          </w:rPr>
          <w:t xml:space="preserve"> </w:t>
        </w:r>
      </w:ins>
      <w:ins w:id="379" w:author="studentcoll" w:date="2026-10-09T13:11:00Z">
        <w:r w:rsidRPr="00746221">
          <w:rPr>
            <w:noProof/>
            <w:lang w:val="en-US"/>
            <w:rPrChange w:id="380" w:author="studentcoll" w:date="2026-10-09T13:11:00Z">
              <w:rPr>
                <w:noProof/>
              </w:rPr>
            </w:rPrChange>
          </w:rPr>
          <w:t>(</w:t>
        </w:r>
        <w:r>
          <w:rPr>
            <w:noProof/>
            <w:lang w:val="en-US"/>
          </w:rPr>
          <w:t xml:space="preserve">exit 1),PR </w:t>
        </w:r>
        <w:r>
          <w:rPr>
            <w:noProof/>
          </w:rPr>
          <w:t>блокируеться</w:t>
        </w:r>
        <w:r w:rsidRPr="00746221">
          <w:rPr>
            <w:noProof/>
            <w:lang w:val="en-US"/>
            <w:rPrChange w:id="381" w:author="studentcoll" w:date="2026-10-09T13:11:00Z">
              <w:rPr>
                <w:noProof/>
              </w:rPr>
            </w:rPrChange>
          </w:rPr>
          <w:t xml:space="preserve"> </w:t>
        </w:r>
      </w:ins>
      <w:ins w:id="382" w:author="studentcoll" w:date="2026-10-09T13:12:00Z">
        <w:r w:rsidR="005B21D7" w:rsidRPr="005B21D7">
          <w:rPr>
            <w:noProof/>
            <w:lang w:val="en-US"/>
          </w:rPr>
          <w:drawing>
            <wp:inline distT="0" distB="0" distL="0" distR="0" wp14:anchorId="5CC60A10" wp14:editId="347D010C">
              <wp:extent cx="5163271" cy="1371791"/>
              <wp:effectExtent l="0" t="0" r="0" b="0"/>
              <wp:docPr id="8" name="Рисунок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63271" cy="137179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5B21D7">
          <w:rPr>
            <w:noProof/>
            <w:lang w:val="en-US"/>
          </w:rPr>
          <w:br/>
        </w:r>
      </w:ins>
      <w:ins w:id="383" w:author="studentcoll" w:date="2026-10-09T13:13:00Z">
        <w:r w:rsidR="005B21D7" w:rsidRPr="005B21D7">
          <w:rPr>
            <w:noProof/>
            <w:lang w:val="en-US"/>
            <w:rPrChange w:id="384" w:author="studentcoll" w:date="2026-10-09T13:13:00Z">
              <w:rPr>
                <w:noProof/>
              </w:rPr>
            </w:rPrChange>
          </w:rPr>
          <w:t xml:space="preserve">3 </w:t>
        </w:r>
        <w:r w:rsidR="005B21D7">
          <w:rPr>
            <w:noProof/>
            <w:lang w:val="en-US"/>
          </w:rPr>
          <w:br/>
          <w:t xml:space="preserve">openapi-diff  - </w:t>
        </w:r>
        <w:r w:rsidR="005B21D7">
          <w:rPr>
            <w:noProof/>
          </w:rPr>
          <w:t>сравнение</w:t>
        </w:r>
        <w:r w:rsidR="005B21D7" w:rsidRPr="005B21D7">
          <w:rPr>
            <w:noProof/>
            <w:lang w:val="en-US"/>
            <w:rPrChange w:id="385" w:author="studentcoll" w:date="2026-10-09T13:13:00Z">
              <w:rPr>
                <w:noProof/>
              </w:rPr>
            </w:rPrChange>
          </w:rPr>
          <w:t xml:space="preserve"> </w:t>
        </w:r>
        <w:r w:rsidR="005B21D7">
          <w:rPr>
            <w:noProof/>
          </w:rPr>
          <w:t>спецификаций</w:t>
        </w:r>
        <w:r w:rsidR="005B21D7" w:rsidRPr="005B21D7">
          <w:rPr>
            <w:noProof/>
            <w:lang w:val="en-US"/>
            <w:rPrChange w:id="386" w:author="studentcoll" w:date="2026-10-09T13:13:00Z">
              <w:rPr>
                <w:noProof/>
              </w:rPr>
            </w:rPrChange>
          </w:rPr>
          <w:t xml:space="preserve"> </w:t>
        </w:r>
        <w:r w:rsidR="005B21D7">
          <w:rPr>
            <w:noProof/>
          </w:rPr>
          <w:t>с</w:t>
        </w:r>
        <w:r w:rsidR="005B21D7" w:rsidRPr="005B21D7">
          <w:rPr>
            <w:noProof/>
            <w:lang w:val="en-US"/>
            <w:rPrChange w:id="387" w:author="studentcoll" w:date="2026-10-09T13:13:00Z">
              <w:rPr>
                <w:noProof/>
              </w:rPr>
            </w:rPrChange>
          </w:rPr>
          <w:t xml:space="preserve"> </w:t>
        </w:r>
        <w:r w:rsidR="005B21D7">
          <w:rPr>
            <w:noProof/>
          </w:rPr>
          <w:t>ошибкой</w:t>
        </w:r>
        <w:r w:rsidR="005B21D7" w:rsidRPr="005B21D7">
          <w:rPr>
            <w:noProof/>
            <w:lang w:val="en-US"/>
            <w:rPrChange w:id="388" w:author="studentcoll" w:date="2026-10-09T13:13:00Z">
              <w:rPr>
                <w:noProof/>
              </w:rPr>
            </w:rPrChange>
          </w:rPr>
          <w:t xml:space="preserve"> </w:t>
        </w:r>
        <w:r w:rsidR="005B21D7">
          <w:rPr>
            <w:noProof/>
          </w:rPr>
          <w:t>при</w:t>
        </w:r>
        <w:r w:rsidR="005B21D7" w:rsidRPr="005B21D7">
          <w:rPr>
            <w:noProof/>
            <w:lang w:val="en-US"/>
            <w:rPrChange w:id="389" w:author="studentcoll" w:date="2026-10-09T13:13:00Z">
              <w:rPr>
                <w:noProof/>
              </w:rPr>
            </w:rPrChange>
          </w:rPr>
          <w:t xml:space="preserve"> </w:t>
        </w:r>
        <w:r w:rsidR="005B21D7">
          <w:rPr>
            <w:noProof/>
            <w:lang w:val="en-US"/>
          </w:rPr>
          <w:t>vreaking change</w:t>
        </w:r>
      </w:ins>
      <w:ins w:id="390" w:author="studentcoll" w:date="2026-10-09T13:14:00Z">
        <w:r w:rsidR="005B21D7">
          <w:rPr>
            <w:noProof/>
            <w:lang w:val="en-US"/>
          </w:rPr>
          <w:t xml:space="preserve">s </w:t>
        </w:r>
      </w:ins>
    </w:p>
    <w:p w14:paraId="668DD92A" w14:textId="77777777" w:rsidR="005B21D7" w:rsidRDefault="005B21D7" w:rsidP="000D3E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240" w:lineRule="auto"/>
        <w:rPr>
          <w:ins w:id="391" w:author="studentcoll" w:date="2026-10-09T13:15:00Z"/>
          <w:noProof/>
        </w:rPr>
      </w:pPr>
      <w:ins w:id="392" w:author="studentcoll" w:date="2026-10-09T13:14:00Z">
        <w:r>
          <w:rPr>
            <w:noProof/>
            <w:lang w:val="en-US"/>
          </w:rPr>
          <w:t>Spectral</w:t>
        </w:r>
        <w:r w:rsidRPr="005B21D7">
          <w:rPr>
            <w:noProof/>
            <w:rPrChange w:id="393" w:author="studentcoll" w:date="2026-10-09T13:14:00Z">
              <w:rPr>
                <w:noProof/>
                <w:lang w:val="en-US"/>
              </w:rPr>
            </w:rPrChange>
          </w:rPr>
          <w:t xml:space="preserve"> – </w:t>
        </w:r>
        <w:r>
          <w:rPr>
            <w:noProof/>
          </w:rPr>
          <w:t xml:space="preserve">линтер правил </w:t>
        </w:r>
        <w:r>
          <w:rPr>
            <w:noProof/>
            <w:lang w:val="en-US"/>
          </w:rPr>
          <w:t>API</w:t>
        </w:r>
        <w:r w:rsidRPr="005B21D7">
          <w:rPr>
            <w:noProof/>
            <w:rPrChange w:id="394" w:author="studentcoll" w:date="2026-10-09T13:14:00Z">
              <w:rPr>
                <w:noProof/>
                <w:lang w:val="en-US"/>
              </w:rPr>
            </w:rPrChange>
          </w:rPr>
          <w:t xml:space="preserve"> </w:t>
        </w:r>
        <w:r>
          <w:rPr>
            <w:noProof/>
          </w:rPr>
          <w:t xml:space="preserve"> к пример унедалять поля</w:t>
        </w:r>
        <w:r>
          <w:rPr>
            <w:noProof/>
          </w:rPr>
          <w:br/>
        </w:r>
        <w:r>
          <w:rPr>
            <w:noProof/>
            <w:lang w:val="en-US"/>
          </w:rPr>
          <w:t>NSwag</w:t>
        </w:r>
        <w:r w:rsidRPr="005B21D7">
          <w:rPr>
            <w:noProof/>
            <w:rPrChange w:id="395" w:author="studentcoll" w:date="2026-10-09T13:14:00Z">
              <w:rPr>
                <w:noProof/>
                <w:lang w:val="en-US"/>
              </w:rPr>
            </w:rPrChange>
          </w:rPr>
          <w:t>/</w:t>
        </w:r>
        <w:r>
          <w:rPr>
            <w:noProof/>
            <w:lang w:val="en-US"/>
          </w:rPr>
          <w:t>Swashbuck</w:t>
        </w:r>
      </w:ins>
      <w:ins w:id="396" w:author="studentcoll" w:date="2026-10-09T13:15:00Z">
        <w:r>
          <w:rPr>
            <w:noProof/>
            <w:lang w:val="en-US"/>
          </w:rPr>
          <w:t>le</w:t>
        </w:r>
        <w:r w:rsidRPr="005B21D7">
          <w:rPr>
            <w:noProof/>
            <w:rPrChange w:id="397" w:author="studentcoll" w:date="2026-10-09T13:15:00Z">
              <w:rPr>
                <w:noProof/>
                <w:lang w:val="en-US"/>
              </w:rPr>
            </w:rPrChange>
          </w:rPr>
          <w:t xml:space="preserve"> </w:t>
        </w:r>
        <w:r>
          <w:rPr>
            <w:noProof/>
            <w:lang w:val="en-US"/>
          </w:rPr>
          <w:t>CLI</w:t>
        </w:r>
        <w:r w:rsidRPr="005B21D7">
          <w:rPr>
            <w:noProof/>
            <w:rPrChange w:id="398" w:author="studentcoll" w:date="2026-10-09T13:15:00Z">
              <w:rPr>
                <w:noProof/>
                <w:lang w:val="en-US"/>
              </w:rPr>
            </w:rPrChange>
          </w:rPr>
          <w:t xml:space="preserve"> </w:t>
        </w:r>
        <w:r>
          <w:rPr>
            <w:noProof/>
          </w:rPr>
          <w:t>–</w:t>
        </w:r>
        <w:r w:rsidRPr="005B21D7">
          <w:rPr>
            <w:noProof/>
            <w:rPrChange w:id="399" w:author="studentcoll" w:date="2026-10-09T13:15:00Z">
              <w:rPr>
                <w:noProof/>
                <w:lang w:val="en-US"/>
              </w:rPr>
            </w:rPrChange>
          </w:rPr>
          <w:t xml:space="preserve"> </w:t>
        </w:r>
        <w:r>
          <w:rPr>
            <w:noProof/>
          </w:rPr>
          <w:t xml:space="preserve">генерациЯ и валидация спецификаций </w:t>
        </w:r>
      </w:ins>
    </w:p>
    <w:p w14:paraId="743D73EA" w14:textId="3B54BCDD" w:rsidR="00746221" w:rsidRPr="005B21D7" w:rsidRDefault="005B21D7" w:rsidP="000D3E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240" w:lineRule="auto"/>
        <w:rPr>
          <w:ins w:id="400" w:author="studentcoll" w:date="2026-10-09T13:10:00Z"/>
          <w:noProof/>
          <w:rPrChange w:id="401" w:author="studentcoll" w:date="2026-10-09T13:14:00Z">
            <w:rPr>
              <w:ins w:id="402" w:author="studentcoll" w:date="2026-10-09T13:10:00Z"/>
              <w:noProof/>
              <w:lang w:val="en-US"/>
            </w:rPr>
          </w:rPrChange>
        </w:rPr>
      </w:pPr>
      <w:ins w:id="403" w:author="studentcoll" w:date="2026-10-09T13:15:00Z">
        <w:r>
          <w:rPr>
            <w:noProof/>
          </w:rPr>
          <w:t>Вывод</w:t>
        </w:r>
      </w:ins>
      <w:ins w:id="404" w:author="studentcoll" w:date="2026-10-09T13:16:00Z">
        <w:r w:rsidRPr="005B21D7">
          <w:rPr>
            <w:noProof/>
            <w:rPrChange w:id="405" w:author="studentcoll" w:date="2026-10-09T13:16:00Z">
              <w:rPr>
                <w:noProof/>
                <w:lang w:val="en-US"/>
              </w:rPr>
            </w:rPrChange>
          </w:rPr>
          <w:t xml:space="preserve">: </w:t>
        </w:r>
      </w:ins>
      <w:ins w:id="406" w:author="studentcoll" w:date="2026-10-09T13:15:00Z">
        <w:r>
          <w:rPr>
            <w:noProof/>
            <w:lang w:val="en-US"/>
          </w:rPr>
          <w:t>basekle</w:t>
        </w:r>
      </w:ins>
      <w:ins w:id="407" w:author="studentcoll" w:date="2026-10-09T13:16:00Z">
        <w:r>
          <w:rPr>
            <w:noProof/>
          </w:rPr>
          <w:t xml:space="preserve"> фиксируеться в репозиториии как артефакт </w:t>
        </w:r>
        <w:r w:rsidRPr="005B21D7">
          <w:rPr>
            <w:noProof/>
            <w:rPrChange w:id="408" w:author="studentcoll" w:date="2026-10-09T13:16:00Z">
              <w:rPr>
                <w:noProof/>
                <w:lang w:val="en-US"/>
              </w:rPr>
            </w:rPrChange>
          </w:rPr>
          <w:t xml:space="preserve">, </w:t>
        </w:r>
        <w:r>
          <w:rPr>
            <w:noProof/>
            <w:lang w:val="en-US"/>
          </w:rPr>
          <w:t>CL</w:t>
        </w:r>
        <w:r w:rsidRPr="005B21D7">
          <w:rPr>
            <w:noProof/>
            <w:rPrChange w:id="409" w:author="studentcoll" w:date="2026-10-09T13:16:00Z">
              <w:rPr>
                <w:noProof/>
                <w:lang w:val="en-US"/>
              </w:rPr>
            </w:rPrChange>
          </w:rPr>
          <w:t xml:space="preserve"> </w:t>
        </w:r>
        <w:r>
          <w:rPr>
            <w:noProof/>
          </w:rPr>
          <w:t xml:space="preserve">автоматически ловит </w:t>
        </w:r>
        <w:r>
          <w:rPr>
            <w:noProof/>
            <w:lang w:val="en-US"/>
          </w:rPr>
          <w:t>breakin</w:t>
        </w:r>
      </w:ins>
      <w:ins w:id="410" w:author="studentcoll" w:date="2026-10-09T13:17:00Z">
        <w:r>
          <w:rPr>
            <w:noProof/>
            <w:lang w:val="en-US"/>
          </w:rPr>
          <w:t>g</w:t>
        </w:r>
        <w:r w:rsidRPr="005B21D7">
          <w:rPr>
            <w:noProof/>
            <w:rPrChange w:id="411" w:author="studentcoll" w:date="2026-10-09T13:17:00Z">
              <w:rPr>
                <w:noProof/>
                <w:lang w:val="en-US"/>
              </w:rPr>
            </w:rPrChange>
          </w:rPr>
          <w:t xml:space="preserve"> </w:t>
        </w:r>
        <w:r>
          <w:rPr>
            <w:noProof/>
            <w:lang w:val="en-US"/>
          </w:rPr>
          <w:t>changes</w:t>
        </w:r>
        <w:r w:rsidRPr="005B21D7">
          <w:rPr>
            <w:noProof/>
            <w:rPrChange w:id="412" w:author="studentcoll" w:date="2026-10-09T13:17:00Z">
              <w:rPr>
                <w:noProof/>
                <w:lang w:val="en-US"/>
              </w:rPr>
            </w:rPrChange>
          </w:rPr>
          <w:t xml:space="preserve"> </w:t>
        </w:r>
        <w:r>
          <w:rPr>
            <w:noProof/>
          </w:rPr>
          <w:t xml:space="preserve">и не дает случаносломать контаркт для существуюших клиентов </w:t>
        </w:r>
      </w:ins>
      <w:ins w:id="413" w:author="studentcoll" w:date="2026-10-09T13:15:00Z">
        <w:r w:rsidRPr="005B21D7">
          <w:rPr>
            <w:noProof/>
            <w:rPrChange w:id="414" w:author="studentcoll" w:date="2026-10-09T13:16:00Z">
              <w:rPr>
                <w:noProof/>
                <w:lang w:val="en-US"/>
              </w:rPr>
            </w:rPrChange>
          </w:rPr>
          <w:t xml:space="preserve"> </w:t>
        </w:r>
      </w:ins>
      <w:ins w:id="415" w:author="studentcoll" w:date="2026-10-09T13:10:00Z">
        <w:r w:rsidR="00746221" w:rsidRPr="005B21D7">
          <w:rPr>
            <w:noProof/>
            <w:rPrChange w:id="416" w:author="studentcoll" w:date="2026-10-09T13:14:00Z">
              <w:rPr>
                <w:noProof/>
                <w:lang w:val="en-US"/>
              </w:rPr>
            </w:rPrChange>
          </w:rPr>
          <w:br w:type="page"/>
        </w:r>
      </w:ins>
    </w:p>
    <w:p w14:paraId="778AB871" w14:textId="694B358C" w:rsidR="008538AD" w:rsidRPr="005B21D7" w:rsidRDefault="008538AD" w:rsidP="000D3E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:rPrChange w:id="417" w:author="studentcoll" w:date="2026-10-09T13:14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pPrChange w:id="418" w:author="studentcoll" w:date="2026-10-09T12:27:00Z">
          <w:pPr>
            <w:spacing w:before="100" w:beforeAutospacing="1" w:after="100" w:afterAutospacing="1" w:line="240" w:lineRule="auto"/>
          </w:pPr>
        </w:pPrChange>
      </w:pPr>
      <w:r w:rsidRPr="005B21D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br/>
        <w:t>---</w:t>
      </w:r>
      <w:r w:rsidRPr="005B21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B21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B21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A0D11CB" w14:textId="729C900F" w:rsidR="008538AD" w:rsidRPr="005B21D7" w:rsidRDefault="008538AD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:rPrChange w:id="419" w:author="studentcoll" w:date="2026-10-09T13:14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</w:pPr>
    </w:p>
    <w:p w14:paraId="61E89C59" w14:textId="77777777" w:rsidR="008538AD" w:rsidRPr="005B21D7" w:rsidRDefault="008538AD" w:rsidP="008538AD">
      <w:pPr>
        <w:pStyle w:val="a3"/>
        <w:rPr>
          <w:rPrChange w:id="420" w:author="studentcoll" w:date="2026-10-09T13:14:00Z">
            <w:rPr/>
          </w:rPrChange>
        </w:rPr>
      </w:pPr>
    </w:p>
    <w:p w14:paraId="074BB82D" w14:textId="77777777" w:rsidR="003D1DE2" w:rsidRPr="005B21D7" w:rsidRDefault="003D1DE2">
      <w:pPr>
        <w:rPr>
          <w:rPrChange w:id="421" w:author="studentcoll" w:date="2026-10-09T13:14:00Z">
            <w:rPr/>
          </w:rPrChange>
        </w:rPr>
      </w:pPr>
    </w:p>
    <w:sectPr w:rsidR="003D1DE2" w:rsidRPr="005B21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CC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studentcoll">
    <w15:presenceInfo w15:providerId="AD" w15:userId="S-1-5-21-2459061095-2398915004-47243010-111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trackRevisions/>
  <w:documentProtection w:edit="trackedChanges" w:enforcement="1" w:cryptProviderType="rsaAES" w:cryptAlgorithmClass="hash" w:cryptAlgorithmType="typeAny" w:cryptAlgorithmSid="14" w:cryptSpinCount="100000" w:hash="oSzi6ncpeBA89g7e1rqew7c0jz/2u+h7uMZULbdrB0koizHPMSmvxx0hy4BvtBgje+WCsgRCPQi+a7ySOhX6rw==" w:salt="sCboID5TgYkVN47Ljr9CVQ==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AB8"/>
    <w:rsid w:val="00020E50"/>
    <w:rsid w:val="000D3E67"/>
    <w:rsid w:val="002D6AE1"/>
    <w:rsid w:val="003C575A"/>
    <w:rsid w:val="003D1DE2"/>
    <w:rsid w:val="0050327E"/>
    <w:rsid w:val="00522CFE"/>
    <w:rsid w:val="00586BB3"/>
    <w:rsid w:val="005B21D7"/>
    <w:rsid w:val="00746221"/>
    <w:rsid w:val="008538AD"/>
    <w:rsid w:val="008813B0"/>
    <w:rsid w:val="00A4484E"/>
    <w:rsid w:val="00A743F8"/>
    <w:rsid w:val="00C57C22"/>
    <w:rsid w:val="00E43AB8"/>
    <w:rsid w:val="00EA6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73787"/>
  <w15:chartTrackingRefBased/>
  <w15:docId w15:val="{535BBD9E-B307-46A9-8274-B55F14634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538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8538AD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8538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538A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522CF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522CF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06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hyperlink" Target="https://asp.net/" TargetMode="Externa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microsoft.com/office/2011/relationships/people" Target="peop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asp.net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hyperlink" Target="https://asp.net/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1234</Words>
  <Characters>7817</Characters>
  <Application>Microsoft Office Word</Application>
  <DocSecurity>0</DocSecurity>
  <Lines>289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</dc:creator>
  <cp:keywords/>
  <dc:description/>
  <cp:lastModifiedBy>studentcoll</cp:lastModifiedBy>
  <cp:revision>2</cp:revision>
  <dcterms:created xsi:type="dcterms:W3CDTF">2026-10-09T10:22:00Z</dcterms:created>
  <dcterms:modified xsi:type="dcterms:W3CDTF">2026-10-09T10:22:00Z</dcterms:modified>
</cp:coreProperties>
</file>